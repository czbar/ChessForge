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966FD" w14:textId="7D7DB495" w:rsidR="001912F0" w:rsidRDefault="004176E3" w:rsidP="001912F0">
      <w:pPr>
        <w:spacing w:after="0"/>
        <w:rPr>
          <w:lang w:val="pl-PL"/>
        </w:rPr>
      </w:pPr>
      <w:r>
        <w:rPr>
          <w:lang w:val="pl-PL"/>
        </w:rPr>
        <w:t xml:space="preserve">Dr </w:t>
      </w:r>
      <w:r w:rsidR="001912F0">
        <w:rPr>
          <w:lang w:val="pl-PL"/>
        </w:rPr>
        <w:t>Edyta i Robert Różyccy</w:t>
      </w:r>
    </w:p>
    <w:p w14:paraId="308D76C1" w14:textId="6A561AC3" w:rsidR="001912F0" w:rsidRPr="004176E3" w:rsidRDefault="001912F0" w:rsidP="00FC3AD8">
      <w:pPr>
        <w:rPr>
          <w:lang w:val="pl-PL"/>
        </w:rPr>
      </w:pPr>
      <w:r w:rsidRPr="004176E3">
        <w:rPr>
          <w:lang w:val="pl-PL"/>
        </w:rPr>
        <w:t>Tomasz Lissowski</w:t>
      </w:r>
    </w:p>
    <w:p w14:paraId="13D00B18" w14:textId="77777777" w:rsidR="001912F0" w:rsidRPr="004176E3" w:rsidRDefault="001912F0" w:rsidP="00FC3AD8">
      <w:pPr>
        <w:rPr>
          <w:lang w:val="pl-PL"/>
        </w:rPr>
      </w:pPr>
    </w:p>
    <w:p w14:paraId="2D8E9162" w14:textId="743E806C" w:rsidR="001912F0" w:rsidRDefault="001912F0" w:rsidP="001912F0">
      <w:pPr>
        <w:pStyle w:val="Title"/>
        <w:rPr>
          <w:lang w:val="pl-PL"/>
        </w:rPr>
      </w:pPr>
      <w:r w:rsidRPr="001912F0">
        <w:rPr>
          <w:lang w:val="pl-PL"/>
        </w:rPr>
        <w:t>Chess Forge</w:t>
      </w:r>
      <w:r>
        <w:rPr>
          <w:lang w:val="pl-PL"/>
        </w:rPr>
        <w:t>,</w:t>
      </w:r>
      <w:r w:rsidRPr="001912F0">
        <w:rPr>
          <w:lang w:val="pl-PL"/>
        </w:rPr>
        <w:t xml:space="preserve"> nowa aplikacja do</w:t>
      </w:r>
      <w:r>
        <w:rPr>
          <w:lang w:val="pl-PL"/>
        </w:rPr>
        <w:t xml:space="preserve"> treningu</w:t>
      </w:r>
    </w:p>
    <w:p w14:paraId="20FA48A6" w14:textId="77777777" w:rsidR="001912F0" w:rsidRPr="001912F0" w:rsidRDefault="001912F0" w:rsidP="001912F0">
      <w:pPr>
        <w:rPr>
          <w:lang w:val="pl-PL"/>
        </w:rPr>
      </w:pPr>
    </w:p>
    <w:p w14:paraId="008C9A52" w14:textId="548F681E" w:rsidR="00F4363F" w:rsidRDefault="00864F19" w:rsidP="00FC3AD8">
      <w:pPr>
        <w:rPr>
          <w:lang w:val="pl-PL"/>
        </w:rPr>
      </w:pPr>
      <w:r>
        <w:rPr>
          <w:lang w:val="pl-PL"/>
        </w:rPr>
        <w:t>W poszukiwani</w:t>
      </w:r>
      <w:r w:rsidR="00F4363F">
        <w:rPr>
          <w:lang w:val="pl-PL"/>
        </w:rPr>
        <w:t>u</w:t>
      </w:r>
      <w:r>
        <w:rPr>
          <w:lang w:val="pl-PL"/>
        </w:rPr>
        <w:t xml:space="preserve"> najlepszych narzędzi do nauki i treningu</w:t>
      </w:r>
      <w:r w:rsidR="004176E3">
        <w:rPr>
          <w:lang w:val="pl-PL"/>
        </w:rPr>
        <w:t xml:space="preserve"> szachowego</w:t>
      </w:r>
      <w:r>
        <w:rPr>
          <w:lang w:val="pl-PL"/>
        </w:rPr>
        <w:t xml:space="preserve">, </w:t>
      </w:r>
      <w:ins w:id="0" w:author="Edyta Rozycki" w:date="2023-03-28T22:08:00Z">
        <w:r w:rsidR="000004D9">
          <w:rPr>
            <w:lang w:val="pl-PL"/>
          </w:rPr>
          <w:t xml:space="preserve">konsultowaliśmy się z </w:t>
        </w:r>
        <w:r w:rsidR="000004D9">
          <w:rPr>
            <w:lang w:val="pl-PL"/>
          </w:rPr>
          <w:t>ar</w:t>
        </w:r>
      </w:ins>
      <w:ins w:id="1" w:author="Edyta Rozycki" w:date="2023-03-28T22:09:00Z">
        <w:r w:rsidR="000004D9">
          <w:rPr>
            <w:lang w:val="pl-PL"/>
          </w:rPr>
          <w:t>c</w:t>
        </w:r>
      </w:ins>
      <w:ins w:id="2" w:author="Edyta Rozycki" w:date="2023-03-28T22:08:00Z">
        <w:r w:rsidR="000004D9">
          <w:rPr>
            <w:lang w:val="pl-PL"/>
          </w:rPr>
          <w:t xml:space="preserve">ymistrzami i trenerami </w:t>
        </w:r>
      </w:ins>
      <w:ins w:id="3" w:author="Edyta Rozycki" w:date="2023-03-28T22:09:00Z">
        <w:r w:rsidR="000004D9">
          <w:rPr>
            <w:lang w:val="pl-PL"/>
          </w:rPr>
          <w:t xml:space="preserve">i </w:t>
        </w:r>
      </w:ins>
      <w:r w:rsidR="004176E3">
        <w:rPr>
          <w:lang w:val="pl-PL"/>
        </w:rPr>
        <w:t>przetestowa</w:t>
      </w:r>
      <w:r>
        <w:rPr>
          <w:lang w:val="pl-PL"/>
        </w:rPr>
        <w:t>liśmy dziesiątki aplikacji i stron internetowych</w:t>
      </w:r>
      <w:r w:rsidR="00FE2F58">
        <w:rPr>
          <w:lang w:val="pl-PL"/>
        </w:rPr>
        <w:t>,</w:t>
      </w:r>
      <w:r>
        <w:rPr>
          <w:lang w:val="pl-PL"/>
        </w:rPr>
        <w:t xml:space="preserve"> zarówno płatnych jak i darmowych.</w:t>
      </w:r>
      <w:r w:rsidR="00F4363F">
        <w:rPr>
          <w:lang w:val="pl-PL"/>
        </w:rPr>
        <w:t xml:space="preserve"> </w:t>
      </w:r>
      <w:r w:rsidR="004176E3">
        <w:rPr>
          <w:lang w:val="pl-PL"/>
        </w:rPr>
        <w:t>Wiele z nich okazało się bardzo pomocnych, a k</w:t>
      </w:r>
      <w:r>
        <w:rPr>
          <w:lang w:val="pl-PL"/>
        </w:rPr>
        <w:t>ilku używamy</w:t>
      </w:r>
      <w:r w:rsidR="004176E3">
        <w:rPr>
          <w:lang w:val="pl-PL"/>
        </w:rPr>
        <w:t xml:space="preserve"> na co dzień w naszej pracy szkoleniowej i dla własnego rozwoju</w:t>
      </w:r>
      <w:r>
        <w:rPr>
          <w:lang w:val="pl-PL"/>
        </w:rPr>
        <w:t xml:space="preserve">.  </w:t>
      </w:r>
    </w:p>
    <w:p w14:paraId="3A411444" w14:textId="66DDCA58" w:rsidR="00864F19" w:rsidRDefault="00864F19" w:rsidP="00FC3AD8">
      <w:pPr>
        <w:rPr>
          <w:lang w:val="pl-PL"/>
        </w:rPr>
      </w:pPr>
      <w:r>
        <w:rPr>
          <w:lang w:val="pl-PL"/>
        </w:rPr>
        <w:t xml:space="preserve">Brakowało nam jednak narzędzia, które </w:t>
      </w:r>
      <w:r w:rsidR="001912F0">
        <w:rPr>
          <w:lang w:val="pl-PL"/>
        </w:rPr>
        <w:t>wspomagałoby</w:t>
      </w:r>
      <w:r>
        <w:rPr>
          <w:lang w:val="pl-PL"/>
        </w:rPr>
        <w:t xml:space="preserve"> </w:t>
      </w:r>
      <w:r w:rsidR="004176E3">
        <w:rPr>
          <w:lang w:val="pl-PL"/>
        </w:rPr>
        <w:t xml:space="preserve">taki </w:t>
      </w:r>
      <w:r>
        <w:rPr>
          <w:lang w:val="pl-PL"/>
        </w:rPr>
        <w:t>tryb studiowani</w:t>
      </w:r>
      <w:r w:rsidR="00F4363F">
        <w:rPr>
          <w:lang w:val="pl-PL"/>
        </w:rPr>
        <w:t>a</w:t>
      </w:r>
      <w:r w:rsidR="00FE2F58">
        <w:rPr>
          <w:lang w:val="pl-PL"/>
        </w:rPr>
        <w:t>,</w:t>
      </w:r>
      <w:r>
        <w:rPr>
          <w:lang w:val="pl-PL"/>
        </w:rPr>
        <w:t xml:space="preserve"> który wydawał nam się optymalny</w:t>
      </w:r>
      <w:r w:rsidR="00F4363F">
        <w:rPr>
          <w:lang w:val="pl-PL"/>
        </w:rPr>
        <w:t xml:space="preserve"> dla nas i dla naszych podopiecznych</w:t>
      </w:r>
      <w:r>
        <w:rPr>
          <w:lang w:val="pl-PL"/>
        </w:rPr>
        <w:t>.</w:t>
      </w:r>
      <w:r w:rsidR="00F4363F">
        <w:rPr>
          <w:lang w:val="pl-PL"/>
        </w:rPr>
        <w:t xml:space="preserve"> Chcieliśmy </w:t>
      </w:r>
      <w:r w:rsidR="00A34423">
        <w:rPr>
          <w:lang w:val="pl-PL"/>
        </w:rPr>
        <w:t xml:space="preserve">bowiem </w:t>
      </w:r>
      <w:r w:rsidR="00F4363F">
        <w:rPr>
          <w:lang w:val="pl-PL"/>
        </w:rPr>
        <w:t>być w stanie budować podręczniki ze studiami debiut</w:t>
      </w:r>
      <w:r w:rsidR="00FE2F58">
        <w:rPr>
          <w:lang w:val="pl-PL"/>
        </w:rPr>
        <w:t>o</w:t>
      </w:r>
      <w:r w:rsidR="00F4363F">
        <w:rPr>
          <w:lang w:val="pl-PL"/>
        </w:rPr>
        <w:t>w</w:t>
      </w:r>
      <w:r w:rsidR="00FE2F58">
        <w:rPr>
          <w:lang w:val="pl-PL"/>
        </w:rPr>
        <w:t>ymi</w:t>
      </w:r>
      <w:r w:rsidR="00F4363F">
        <w:rPr>
          <w:lang w:val="pl-PL"/>
        </w:rPr>
        <w:t>, wzorcowymi partiami, kolekcjami końcówek i kombinacji</w:t>
      </w:r>
      <w:r w:rsidR="004176E3">
        <w:rPr>
          <w:lang w:val="pl-PL"/>
        </w:rPr>
        <w:t xml:space="preserve"> wraz z możliwością testowania naszych umiejętności i naszej pamięci, </w:t>
      </w:r>
      <w:r w:rsidR="00F4363F">
        <w:rPr>
          <w:lang w:val="pl-PL"/>
        </w:rPr>
        <w:t xml:space="preserve">w jednym spójnym pakiecie. </w:t>
      </w:r>
      <w:r w:rsidR="004176E3">
        <w:rPr>
          <w:lang w:val="pl-PL"/>
        </w:rPr>
        <w:t>Oczywiście, niezbędna była też łatwa dostępność do analizy komputerowej</w:t>
      </w:r>
      <w:r w:rsidR="00F4363F">
        <w:rPr>
          <w:lang w:val="pl-PL"/>
        </w:rPr>
        <w:t xml:space="preserve">. </w:t>
      </w:r>
    </w:p>
    <w:p w14:paraId="7BF4B539" w14:textId="65A876F8" w:rsidR="00F4363F" w:rsidRDefault="00354011" w:rsidP="00FC3AD8">
      <w:pPr>
        <w:rPr>
          <w:lang w:val="pl-PL"/>
        </w:rPr>
      </w:pPr>
      <w:r>
        <w:rPr>
          <w:lang w:val="pl-PL"/>
        </w:rPr>
        <w:t>Niestety, osiągni</w:t>
      </w:r>
      <w:r w:rsidR="008F3E50">
        <w:rPr>
          <w:lang w:val="pl-PL"/>
        </w:rPr>
        <w:t>ę</w:t>
      </w:r>
      <w:r>
        <w:rPr>
          <w:lang w:val="pl-PL"/>
        </w:rPr>
        <w:t>cie tych celów wymagało używania kilku różnych narzędzi i ręcznego kopiowania danych pomiędzy nimi.</w:t>
      </w:r>
      <w:r w:rsidR="004176E3">
        <w:rPr>
          <w:lang w:val="pl-PL"/>
        </w:rPr>
        <w:t xml:space="preserve"> Taki proces wydał nam się zbyt czasochłonny i nieefektywny.</w:t>
      </w:r>
    </w:p>
    <w:p w14:paraId="2CA3A4AD" w14:textId="52343D5B" w:rsidR="00354011" w:rsidRDefault="00354011" w:rsidP="00FC3AD8">
      <w:pPr>
        <w:rPr>
          <w:lang w:val="pl-PL"/>
        </w:rPr>
      </w:pPr>
      <w:r>
        <w:rPr>
          <w:lang w:val="pl-PL"/>
        </w:rPr>
        <w:t>Postanowiliśmy więc zainwestować rok pracy w rozwinięcie aplikacji, która całkowicie zaspok</w:t>
      </w:r>
      <w:r w:rsidR="00FE2F58">
        <w:rPr>
          <w:lang w:val="pl-PL"/>
        </w:rPr>
        <w:t>oiłaby</w:t>
      </w:r>
      <w:r>
        <w:rPr>
          <w:lang w:val="pl-PL"/>
        </w:rPr>
        <w:t xml:space="preserve"> powyższe wymagania. </w:t>
      </w:r>
    </w:p>
    <w:p w14:paraId="00722E7D" w14:textId="31F5F97C" w:rsidR="00354011" w:rsidRPr="00F4363F" w:rsidRDefault="00A34423" w:rsidP="00FC3AD8">
      <w:pPr>
        <w:rPr>
          <w:lang w:val="pl-PL"/>
        </w:rPr>
      </w:pPr>
      <w:r>
        <w:rPr>
          <w:lang w:val="pl-PL"/>
        </w:rPr>
        <w:t>I oto d</w:t>
      </w:r>
      <w:r w:rsidR="00354011">
        <w:rPr>
          <w:lang w:val="pl-PL"/>
        </w:rPr>
        <w:t xml:space="preserve">zisiaj, mamy przyjemność przedstawić </w:t>
      </w:r>
      <w:r w:rsidR="00354011" w:rsidRPr="00354011">
        <w:rPr>
          <w:b/>
          <w:bCs/>
          <w:lang w:val="pl-PL"/>
        </w:rPr>
        <w:t>Chess Forge</w:t>
      </w:r>
      <w:r w:rsidR="00354011">
        <w:rPr>
          <w:lang w:val="pl-PL"/>
        </w:rPr>
        <w:t xml:space="preserve">, nowy program do treningu szachowego. </w:t>
      </w:r>
      <w:r w:rsidR="00354011" w:rsidRPr="008F3E50">
        <w:rPr>
          <w:b/>
          <w:bCs/>
          <w:lang w:val="pl-PL"/>
        </w:rPr>
        <w:t>Chess Forge</w:t>
      </w:r>
      <w:r w:rsidR="00354011">
        <w:rPr>
          <w:lang w:val="pl-PL"/>
        </w:rPr>
        <w:t xml:space="preserve"> jest aplikacją do systemu Windows, na licencji „Wolnego i Otwartego Oprogramowania”, czyli do bezpłatnego pob</w:t>
      </w:r>
      <w:r w:rsidR="008F3E50">
        <w:rPr>
          <w:lang w:val="pl-PL"/>
        </w:rPr>
        <w:t>ie</w:t>
      </w:r>
      <w:r w:rsidR="00354011">
        <w:rPr>
          <w:lang w:val="pl-PL"/>
        </w:rPr>
        <w:t>rania i nieograniczonego użytku.</w:t>
      </w:r>
    </w:p>
    <w:p w14:paraId="7D145EB0" w14:textId="37749625" w:rsidR="008F3E50" w:rsidRDefault="008F3E50" w:rsidP="008F3E50">
      <w:pPr>
        <w:pStyle w:val="Heading1"/>
        <w:rPr>
          <w:lang w:val="pl-PL"/>
        </w:rPr>
      </w:pPr>
      <w:r>
        <w:rPr>
          <w:lang w:val="pl-PL"/>
        </w:rPr>
        <w:t>Podręczniki</w:t>
      </w:r>
    </w:p>
    <w:p w14:paraId="3049A06C" w14:textId="6E348861" w:rsidR="00FC3AD8" w:rsidRDefault="00863FBD" w:rsidP="00FC3AD8">
      <w:pPr>
        <w:rPr>
          <w:lang w:val="pl-PL"/>
        </w:rPr>
      </w:pPr>
      <w:r>
        <w:rPr>
          <w:lang w:val="pl-PL"/>
        </w:rPr>
        <w:t>Chess Forge zapisuje dane w P</w:t>
      </w:r>
      <w:r w:rsidR="00FC3AD8" w:rsidRPr="00FC3AD8">
        <w:rPr>
          <w:lang w:val="pl-PL"/>
        </w:rPr>
        <w:t>odręcznik</w:t>
      </w:r>
      <w:r w:rsidR="001912F0">
        <w:rPr>
          <w:lang w:val="pl-PL"/>
        </w:rPr>
        <w:t xml:space="preserve">ach składających się z </w:t>
      </w:r>
      <w:r>
        <w:rPr>
          <w:lang w:val="pl-PL"/>
        </w:rPr>
        <w:t>jedn</w:t>
      </w:r>
      <w:r w:rsidR="001912F0">
        <w:rPr>
          <w:lang w:val="pl-PL"/>
        </w:rPr>
        <w:t>ego</w:t>
      </w:r>
      <w:r>
        <w:rPr>
          <w:lang w:val="pl-PL"/>
        </w:rPr>
        <w:t xml:space="preserve"> lub </w:t>
      </w:r>
      <w:r w:rsidR="001912F0">
        <w:rPr>
          <w:lang w:val="pl-PL"/>
        </w:rPr>
        <w:t>wielu</w:t>
      </w:r>
      <w:r>
        <w:rPr>
          <w:lang w:val="pl-PL"/>
        </w:rPr>
        <w:t xml:space="preserve"> </w:t>
      </w:r>
      <w:r w:rsidR="00A34423">
        <w:rPr>
          <w:lang w:val="pl-PL"/>
        </w:rPr>
        <w:t>r</w:t>
      </w:r>
      <w:r>
        <w:rPr>
          <w:lang w:val="pl-PL"/>
        </w:rPr>
        <w:t>ozdział</w:t>
      </w:r>
      <w:r w:rsidR="001912F0">
        <w:rPr>
          <w:lang w:val="pl-PL"/>
        </w:rPr>
        <w:t>ów</w:t>
      </w:r>
      <w:r w:rsidR="00FC3AD8" w:rsidRPr="00FC3AD8">
        <w:rPr>
          <w:lang w:val="pl-PL"/>
        </w:rPr>
        <w:t xml:space="preserve">. Każdy </w:t>
      </w:r>
      <w:r w:rsidR="00A34423">
        <w:rPr>
          <w:lang w:val="pl-PL"/>
        </w:rPr>
        <w:t>r</w:t>
      </w:r>
      <w:r w:rsidR="00FC3AD8" w:rsidRPr="00FC3AD8">
        <w:rPr>
          <w:lang w:val="pl-PL"/>
        </w:rPr>
        <w:t>ozdział zawier</w:t>
      </w:r>
      <w:r>
        <w:rPr>
          <w:lang w:val="pl-PL"/>
        </w:rPr>
        <w:t>a następujące</w:t>
      </w:r>
      <w:r w:rsidR="00FC3AD8" w:rsidRPr="00FC3AD8">
        <w:rPr>
          <w:lang w:val="pl-PL"/>
        </w:rPr>
        <w:t xml:space="preserve"> </w:t>
      </w:r>
      <w:r w:rsidR="00A34423">
        <w:rPr>
          <w:lang w:val="pl-PL"/>
        </w:rPr>
        <w:t>części</w:t>
      </w:r>
      <w:r w:rsidR="00FC3AD8" w:rsidRPr="00FC3AD8">
        <w:rPr>
          <w:lang w:val="pl-PL"/>
        </w:rPr>
        <w:t>:</w:t>
      </w:r>
    </w:p>
    <w:p w14:paraId="04C2748A" w14:textId="0BBF9C46" w:rsidR="00863FBD" w:rsidRPr="00FC3AD8" w:rsidRDefault="00863FBD" w:rsidP="00863FBD">
      <w:pPr>
        <w:pStyle w:val="Heading2"/>
        <w:rPr>
          <w:lang w:val="pl-PL"/>
        </w:rPr>
      </w:pPr>
      <w:r>
        <w:rPr>
          <w:lang w:val="pl-PL"/>
        </w:rPr>
        <w:t>Wstęp</w:t>
      </w:r>
    </w:p>
    <w:p w14:paraId="139C2BC6" w14:textId="646852EA" w:rsidR="00FC3AD8" w:rsidRPr="00863FBD" w:rsidRDefault="00A34423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Autor podręcznika, a także sam użytkownik, mogą tu wpisać i sformatować dowolny tekst. </w:t>
      </w:r>
      <w:r w:rsidRPr="00863FBD">
        <w:rPr>
          <w:rFonts w:eastAsia="Times New Roman"/>
          <w:lang w:val="pl-PL"/>
        </w:rPr>
        <w:t xml:space="preserve"> </w:t>
      </w:r>
      <w:r>
        <w:rPr>
          <w:rFonts w:eastAsia="Times New Roman"/>
          <w:lang w:val="pl-PL"/>
        </w:rPr>
        <w:t xml:space="preserve">Można też wstawiać diagramy i posunięcia dla ilustracji.  Na przykład, w rozdziale o Gambicie Morry, we Wstępie można by przedstawiać </w:t>
      </w:r>
      <w:r w:rsidR="00FC3AD8" w:rsidRPr="00863FBD">
        <w:rPr>
          <w:rFonts w:eastAsia="Times New Roman"/>
          <w:lang w:val="pl-PL"/>
        </w:rPr>
        <w:t xml:space="preserve">główny plan gry dla białych </w:t>
      </w:r>
      <w:r>
        <w:rPr>
          <w:rFonts w:eastAsia="Times New Roman"/>
          <w:lang w:val="pl-PL"/>
        </w:rPr>
        <w:t>jak poniżej</w:t>
      </w:r>
      <w:r w:rsidR="00FC3AD8" w:rsidRPr="00863FBD">
        <w:rPr>
          <w:rFonts w:eastAsia="Times New Roman"/>
          <w:lang w:val="pl-PL"/>
        </w:rPr>
        <w:t>:</w:t>
      </w:r>
    </w:p>
    <w:p w14:paraId="69480AEB" w14:textId="77777777" w:rsidR="00FC3AD8" w:rsidRPr="00FC3AD8" w:rsidRDefault="00FC3AD8" w:rsidP="00FC3AD8">
      <w:pPr>
        <w:pStyle w:val="ListParagraph"/>
        <w:rPr>
          <w:rFonts w:eastAsiaTheme="minorHAnsi"/>
          <w:lang w:val="pl-PL"/>
        </w:rPr>
      </w:pPr>
    </w:p>
    <w:p w14:paraId="0BD7B7DC" w14:textId="48F08561" w:rsidR="00FC3AD8" w:rsidRPr="00864F19" w:rsidRDefault="00FC3AD8" w:rsidP="00863FBD">
      <w:pPr>
        <w:pStyle w:val="ListParagraph"/>
        <w:ind w:left="28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2F5D02" wp14:editId="27CEF096">
            <wp:extent cx="5715000" cy="39528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2845" w14:textId="0068F089" w:rsidR="00FC3AD8" w:rsidRDefault="00FC3AD8" w:rsidP="00FC3AD8">
      <w:pPr>
        <w:pStyle w:val="ListParagraph"/>
      </w:pPr>
    </w:p>
    <w:p w14:paraId="63068DE2" w14:textId="77777777" w:rsidR="00863FBD" w:rsidRDefault="00863FBD" w:rsidP="00863FBD">
      <w:pPr>
        <w:pStyle w:val="Heading2"/>
      </w:pPr>
    </w:p>
    <w:p w14:paraId="54E05A16" w14:textId="2BD344E3" w:rsidR="00863FBD" w:rsidRPr="00863FBD" w:rsidRDefault="00863FBD" w:rsidP="00863FBD">
      <w:pPr>
        <w:pStyle w:val="Heading2"/>
        <w:rPr>
          <w:lang w:val="pl-PL"/>
        </w:rPr>
      </w:pPr>
      <w:r w:rsidRPr="00863FBD">
        <w:rPr>
          <w:lang w:val="pl-PL"/>
        </w:rPr>
        <w:t>Teoria</w:t>
      </w:r>
    </w:p>
    <w:p w14:paraId="59D6C57E" w14:textId="72E8E7BF" w:rsidR="00FC3AD8" w:rsidRPr="00863FBD" w:rsidRDefault="00A34423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Ta część służy do przeglądania bądź budowania, drzew wariantów od pozycji początkowej.  Innymi słowy, do tworzenia studiów debiutowych. </w:t>
      </w:r>
      <w:r w:rsidR="00863FBD" w:rsidRPr="00863FBD">
        <w:rPr>
          <w:rFonts w:eastAsia="Times New Roman"/>
          <w:lang w:val="pl-PL"/>
        </w:rPr>
        <w:t>U</w:t>
      </w:r>
      <w:r w:rsidR="00FC3AD8" w:rsidRPr="00863FBD">
        <w:rPr>
          <w:rFonts w:eastAsia="Times New Roman"/>
          <w:lang w:val="pl-PL"/>
        </w:rPr>
        <w:t xml:space="preserve">żytkownik </w:t>
      </w:r>
      <w:r w:rsidR="00FE2F58">
        <w:rPr>
          <w:rFonts w:eastAsia="Times New Roman"/>
          <w:lang w:val="pl-PL"/>
        </w:rPr>
        <w:t>może</w:t>
      </w:r>
      <w:r w:rsidR="00863FBD">
        <w:rPr>
          <w:rFonts w:eastAsia="Times New Roman"/>
          <w:lang w:val="pl-PL"/>
        </w:rPr>
        <w:t xml:space="preserve"> zapisywa</w:t>
      </w:r>
      <w:r w:rsidR="00FE2F58">
        <w:rPr>
          <w:rFonts w:eastAsia="Times New Roman"/>
          <w:lang w:val="pl-PL"/>
        </w:rPr>
        <w:t>ć</w:t>
      </w:r>
      <w:r w:rsidR="007C073B">
        <w:rPr>
          <w:rFonts w:eastAsia="Times New Roman"/>
          <w:lang w:val="pl-PL"/>
        </w:rPr>
        <w:t>, zmieniać albo usuwać</w:t>
      </w:r>
      <w:r w:rsidR="00863FBD">
        <w:rPr>
          <w:rFonts w:eastAsia="Times New Roman"/>
          <w:lang w:val="pl-PL"/>
        </w:rPr>
        <w:t xml:space="preserve"> </w:t>
      </w:r>
      <w:r w:rsidR="00FC3AD8" w:rsidRPr="00863FBD">
        <w:rPr>
          <w:rFonts w:eastAsia="Times New Roman"/>
          <w:lang w:val="pl-PL"/>
        </w:rPr>
        <w:t>warianty i podwarianty</w:t>
      </w:r>
      <w:r w:rsidR="00FE2F58">
        <w:rPr>
          <w:rFonts w:eastAsia="Times New Roman"/>
          <w:lang w:val="pl-PL"/>
        </w:rPr>
        <w:t>, z opcjonalnymi</w:t>
      </w:r>
      <w:r w:rsidR="00FC3AD8" w:rsidRPr="00863FBD">
        <w:rPr>
          <w:rFonts w:eastAsia="Times New Roman"/>
          <w:lang w:val="pl-PL"/>
        </w:rPr>
        <w:t xml:space="preserve"> komentarzami</w:t>
      </w:r>
      <w:r w:rsidR="00FE2F58">
        <w:rPr>
          <w:rFonts w:eastAsia="Times New Roman"/>
          <w:lang w:val="pl-PL"/>
        </w:rPr>
        <w:t xml:space="preserve"> </w:t>
      </w:r>
      <w:r w:rsidR="001C6947">
        <w:rPr>
          <w:rFonts w:eastAsia="Times New Roman"/>
          <w:lang w:val="pl-PL"/>
        </w:rPr>
        <w:t>oraz</w:t>
      </w:r>
      <w:r w:rsidR="00FC3AD8" w:rsidRPr="00863FBD">
        <w:rPr>
          <w:rFonts w:eastAsia="Times New Roman"/>
          <w:lang w:val="pl-PL"/>
        </w:rPr>
        <w:t xml:space="preserve"> oceną poszczególn</w:t>
      </w:r>
      <w:r w:rsidR="00FE2F58">
        <w:rPr>
          <w:rFonts w:eastAsia="Times New Roman"/>
          <w:lang w:val="pl-PL"/>
        </w:rPr>
        <w:t>ych</w:t>
      </w:r>
      <w:r w:rsidR="00FC3AD8" w:rsidRPr="00863FBD">
        <w:rPr>
          <w:rFonts w:eastAsia="Times New Roman"/>
          <w:lang w:val="pl-PL"/>
        </w:rPr>
        <w:t xml:space="preserve"> ruch</w:t>
      </w:r>
      <w:r w:rsidR="00FE2F58">
        <w:rPr>
          <w:rFonts w:eastAsia="Times New Roman"/>
          <w:lang w:val="pl-PL"/>
        </w:rPr>
        <w:t>ów</w:t>
      </w:r>
      <w:r w:rsidR="00FC3AD8" w:rsidRPr="00863FBD">
        <w:rPr>
          <w:rFonts w:eastAsia="Times New Roman"/>
          <w:lang w:val="pl-PL"/>
        </w:rPr>
        <w:t xml:space="preserve"> lub pozycji. Przyjazna dla użytkownika edycja umożliwia </w:t>
      </w:r>
      <w:r w:rsidR="007C073B">
        <w:rPr>
          <w:rFonts w:eastAsia="Times New Roman"/>
          <w:lang w:val="pl-PL"/>
        </w:rPr>
        <w:t xml:space="preserve">także </w:t>
      </w:r>
      <w:r w:rsidR="00FC3AD8" w:rsidRPr="00863FBD">
        <w:rPr>
          <w:rFonts w:eastAsia="Times New Roman"/>
          <w:lang w:val="pl-PL"/>
        </w:rPr>
        <w:t>rysowanie strzałek</w:t>
      </w:r>
      <w:r w:rsidR="007C073B">
        <w:rPr>
          <w:rFonts w:eastAsia="Times New Roman"/>
          <w:lang w:val="pl-PL"/>
        </w:rPr>
        <w:t>,</w:t>
      </w:r>
      <w:r w:rsidR="00FC3AD8" w:rsidRPr="00863FBD">
        <w:rPr>
          <w:rFonts w:eastAsia="Times New Roman"/>
          <w:lang w:val="pl-PL"/>
        </w:rPr>
        <w:t xml:space="preserve"> zaznaczanie krytycznych pól, promowanie </w:t>
      </w:r>
      <w:r w:rsidR="001C6947">
        <w:rPr>
          <w:rFonts w:eastAsia="Times New Roman"/>
          <w:lang w:val="pl-PL"/>
        </w:rPr>
        <w:t>i</w:t>
      </w:r>
      <w:r w:rsidR="00FC3AD8" w:rsidRPr="00863FBD">
        <w:rPr>
          <w:rFonts w:eastAsia="Times New Roman"/>
          <w:lang w:val="pl-PL"/>
        </w:rPr>
        <w:t xml:space="preserve"> usu</w:t>
      </w:r>
      <w:r w:rsidR="001912F0">
        <w:rPr>
          <w:rFonts w:eastAsia="Times New Roman"/>
          <w:lang w:val="pl-PL"/>
        </w:rPr>
        <w:t>wanie</w:t>
      </w:r>
      <w:r w:rsidR="00FC3AD8" w:rsidRPr="00863FBD">
        <w:rPr>
          <w:rFonts w:eastAsia="Times New Roman"/>
          <w:lang w:val="pl-PL"/>
        </w:rPr>
        <w:t xml:space="preserve"> wariantów, łączenie </w:t>
      </w:r>
      <w:r w:rsidR="001912F0">
        <w:rPr>
          <w:rFonts w:eastAsia="Times New Roman"/>
          <w:lang w:val="pl-PL"/>
        </w:rPr>
        <w:t>i dziel</w:t>
      </w:r>
      <w:r w:rsidR="00F35F1F">
        <w:rPr>
          <w:rFonts w:eastAsia="Times New Roman"/>
          <w:lang w:val="pl-PL"/>
        </w:rPr>
        <w:t>e</w:t>
      </w:r>
      <w:r w:rsidR="001912F0">
        <w:rPr>
          <w:rFonts w:eastAsia="Times New Roman"/>
          <w:lang w:val="pl-PL"/>
        </w:rPr>
        <w:t xml:space="preserve">nie </w:t>
      </w:r>
      <w:r w:rsidR="00FC3AD8" w:rsidRPr="00863FBD">
        <w:rPr>
          <w:rFonts w:eastAsia="Times New Roman"/>
          <w:lang w:val="pl-PL"/>
        </w:rPr>
        <w:t>rozdziałów</w:t>
      </w:r>
      <w:r w:rsidR="00F35F1F">
        <w:rPr>
          <w:rFonts w:eastAsia="Times New Roman"/>
          <w:lang w:val="pl-PL"/>
        </w:rPr>
        <w:t xml:space="preserve">, a nawet kopiowanie indywidualnych wariantów pomiędzy rozdziałami. </w:t>
      </w:r>
    </w:p>
    <w:p w14:paraId="1F63584E" w14:textId="77777777" w:rsidR="00FC3AD8" w:rsidRPr="00FC3AD8" w:rsidRDefault="00FC3AD8" w:rsidP="00FC3AD8">
      <w:pPr>
        <w:pStyle w:val="ListParagraph"/>
        <w:rPr>
          <w:rFonts w:eastAsiaTheme="minorHAnsi"/>
          <w:lang w:val="pl-PL"/>
        </w:rPr>
      </w:pPr>
    </w:p>
    <w:p w14:paraId="413F6088" w14:textId="5C3F9981" w:rsidR="00FC3AD8" w:rsidRDefault="00FC3AD8" w:rsidP="00FC3AD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D101DE0" wp14:editId="76FCD335">
            <wp:extent cx="5638800" cy="373380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2416" w14:textId="77777777" w:rsidR="00FC3AD8" w:rsidRDefault="00FC3AD8" w:rsidP="00FC3AD8">
      <w:pPr>
        <w:pStyle w:val="ListParagraph"/>
      </w:pPr>
    </w:p>
    <w:p w14:paraId="6693F3C1" w14:textId="62C9A405" w:rsidR="00FC3AD8" w:rsidRDefault="00F35F1F" w:rsidP="00F35F1F">
      <w:pPr>
        <w:pStyle w:val="Heading2"/>
        <w:rPr>
          <w:rFonts w:eastAsiaTheme="minorHAnsi"/>
          <w:lang w:val="pl-PL"/>
        </w:rPr>
      </w:pPr>
      <w:r>
        <w:rPr>
          <w:rFonts w:eastAsiaTheme="minorHAnsi"/>
          <w:lang w:val="pl-PL"/>
        </w:rPr>
        <w:t>Partie</w:t>
      </w:r>
    </w:p>
    <w:p w14:paraId="1CD2730C" w14:textId="7358D2EF" w:rsidR="00F35F1F" w:rsidRPr="00F35F1F" w:rsidRDefault="007C073B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W tej części, </w:t>
      </w:r>
      <w:r w:rsidR="00F35F1F" w:rsidRPr="00F35F1F">
        <w:rPr>
          <w:rFonts w:eastAsia="Times New Roman"/>
          <w:lang w:val="pl-PL"/>
        </w:rPr>
        <w:t xml:space="preserve">użytkownik może </w:t>
      </w:r>
      <w:r>
        <w:rPr>
          <w:rFonts w:eastAsia="Times New Roman"/>
          <w:lang w:val="pl-PL"/>
        </w:rPr>
        <w:t>gromadzić</w:t>
      </w:r>
      <w:r w:rsidR="00F35F1F" w:rsidRPr="00F35F1F">
        <w:rPr>
          <w:rFonts w:eastAsia="Times New Roman"/>
          <w:lang w:val="pl-PL"/>
        </w:rPr>
        <w:t xml:space="preserve"> partie</w:t>
      </w:r>
      <w:r>
        <w:rPr>
          <w:rFonts w:eastAsia="Times New Roman"/>
          <w:lang w:val="pl-PL"/>
        </w:rPr>
        <w:t>, które można łatwo importować z plików pgn</w:t>
      </w:r>
      <w:r w:rsidR="00F35F1F">
        <w:rPr>
          <w:rFonts w:eastAsia="Times New Roman"/>
          <w:lang w:val="pl-PL"/>
        </w:rPr>
        <w:t>,</w:t>
      </w:r>
      <w:r>
        <w:rPr>
          <w:rFonts w:eastAsia="Times New Roman"/>
          <w:lang w:val="pl-PL"/>
        </w:rPr>
        <w:t xml:space="preserve"> a nawet z kolekcji Lichess (patrz poniżej). Oczywiście, można tez wprowadzać partie ręcznie, ruch</w:t>
      </w:r>
      <w:r w:rsidR="00F35F1F">
        <w:rPr>
          <w:rFonts w:eastAsia="Times New Roman"/>
          <w:lang w:val="pl-PL"/>
        </w:rPr>
        <w:t xml:space="preserve"> </w:t>
      </w:r>
      <w:r>
        <w:rPr>
          <w:rFonts w:eastAsia="Times New Roman"/>
          <w:lang w:val="pl-PL"/>
        </w:rPr>
        <w:t xml:space="preserve">po ruchu.  Podobnie jak w części Teorii, można z łatwością edytować teksty partii, warianty, komentarze itd. </w:t>
      </w:r>
    </w:p>
    <w:p w14:paraId="6D53519B" w14:textId="77777777" w:rsidR="00F35F1F" w:rsidRDefault="00F35F1F" w:rsidP="00F35F1F">
      <w:pPr>
        <w:pStyle w:val="Heading2"/>
        <w:rPr>
          <w:rFonts w:eastAsia="Times New Roman"/>
          <w:lang w:val="pl-PL"/>
        </w:rPr>
      </w:pPr>
      <w:r w:rsidRPr="00F35F1F">
        <w:rPr>
          <w:rFonts w:eastAsia="Times New Roman"/>
          <w:lang w:val="pl-PL"/>
        </w:rPr>
        <w:t xml:space="preserve">Ćwiczenia </w:t>
      </w:r>
    </w:p>
    <w:p w14:paraId="47B6BB30" w14:textId="04390D89" w:rsidR="00F35F1F" w:rsidRPr="00F35F1F" w:rsidRDefault="007C073B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>To jest idealne miejsce na gromadzenie lub przeglądanie kombinacji, końcówek czy quizów taktycznych. Podobnie jak partie, można je importować lub wprowadzać ręcznie. W dalszej części artykułu opisujemy metody rozwiązania ćwiczeń.</w:t>
      </w:r>
    </w:p>
    <w:p w14:paraId="06878F81" w14:textId="4AB5A7D2" w:rsidR="00FC3AD8" w:rsidRPr="008F3E50" w:rsidRDefault="008F3E50" w:rsidP="008F3E50">
      <w:pPr>
        <w:pStyle w:val="Heading1"/>
        <w:rPr>
          <w:b w:val="0"/>
          <w:bCs w:val="0"/>
          <w:lang w:val="pl-PL"/>
        </w:rPr>
      </w:pPr>
      <w:r>
        <w:rPr>
          <w:lang w:val="pl-PL"/>
        </w:rPr>
        <w:t xml:space="preserve">Analiza </w:t>
      </w:r>
      <w:r w:rsidR="00F35F1F">
        <w:rPr>
          <w:lang w:val="pl-PL"/>
        </w:rPr>
        <w:t xml:space="preserve">i Gra </w:t>
      </w:r>
      <w:r>
        <w:rPr>
          <w:lang w:val="pl-PL"/>
        </w:rPr>
        <w:t>z Silnikiem</w:t>
      </w:r>
    </w:p>
    <w:p w14:paraId="1CEF0A48" w14:textId="2A388CF3" w:rsidR="00FC3AD8" w:rsidRPr="00FC3AD8" w:rsidRDefault="00F35F1F" w:rsidP="00FC3AD8">
      <w:pPr>
        <w:rPr>
          <w:lang w:val="pl-PL"/>
        </w:rPr>
      </w:pPr>
      <w:r>
        <w:rPr>
          <w:lang w:val="pl-PL"/>
        </w:rPr>
        <w:t>Pakiet i</w:t>
      </w:r>
      <w:r w:rsidR="00FC3AD8" w:rsidRPr="00FC3AD8">
        <w:rPr>
          <w:lang w:val="pl-PL"/>
        </w:rPr>
        <w:t>nstalac</w:t>
      </w:r>
      <w:r>
        <w:rPr>
          <w:lang w:val="pl-PL"/>
        </w:rPr>
        <w:t>yjny</w:t>
      </w:r>
      <w:r w:rsidR="00FC3AD8" w:rsidRPr="00FC3AD8">
        <w:rPr>
          <w:lang w:val="pl-PL"/>
        </w:rPr>
        <w:t xml:space="preserve"> Chess Forge włącza </w:t>
      </w:r>
      <w:r w:rsidR="009842E4">
        <w:rPr>
          <w:lang w:val="pl-PL"/>
        </w:rPr>
        <w:t>program</w:t>
      </w:r>
      <w:r w:rsidR="00FC3AD8" w:rsidRPr="00FC3AD8">
        <w:rPr>
          <w:lang w:val="pl-PL"/>
        </w:rPr>
        <w:t xml:space="preserve"> Stockfish</w:t>
      </w:r>
      <w:r>
        <w:rPr>
          <w:lang w:val="pl-PL"/>
        </w:rPr>
        <w:t>,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>choć</w:t>
      </w:r>
      <w:r w:rsidR="00FC3AD8" w:rsidRPr="00FC3AD8">
        <w:rPr>
          <w:lang w:val="pl-PL"/>
        </w:rPr>
        <w:t xml:space="preserve"> możliwe jest podłączenie także innych silników.</w:t>
      </w:r>
      <w:ins w:id="4" w:author="Edyta Rozycki" w:date="2023-03-28T20:41:00Z">
        <w:r w:rsidR="008B7D88">
          <w:rPr>
            <w:lang w:val="pl-PL"/>
          </w:rPr>
          <w:t xml:space="preserve"> </w:t>
        </w:r>
      </w:ins>
      <w:del w:id="5" w:author="Edyta Rozycki" w:date="2023-03-28T20:41:00Z">
        <w:r w:rsidR="00FC3AD8" w:rsidRPr="00FC3AD8" w:rsidDel="008B7D88">
          <w:rPr>
            <w:lang w:val="pl-PL"/>
          </w:rPr>
          <w:delText xml:space="preserve"> </w:delText>
        </w:r>
      </w:del>
      <w:ins w:id="6" w:author="Edyta Rozycki" w:date="2023-03-28T20:45:00Z">
        <w:r w:rsidR="001078B4">
          <w:rPr>
            <w:lang w:val="pl-PL"/>
          </w:rPr>
          <w:t>Silniki szachowe w dzisiejszych czasach są w stanie analizować miliony pozycji na sekund</w:t>
        </w:r>
      </w:ins>
      <w:ins w:id="7" w:author="Edyta Rozycki" w:date="2023-03-28T20:47:00Z">
        <w:r w:rsidR="001078B4">
          <w:rPr>
            <w:lang w:val="pl-PL"/>
          </w:rPr>
          <w:t>ę</w:t>
        </w:r>
      </w:ins>
      <w:ins w:id="8" w:author="Edyta Rozycki" w:date="2023-03-28T20:45:00Z">
        <w:r w:rsidR="001078B4">
          <w:rPr>
            <w:lang w:val="pl-PL"/>
          </w:rPr>
          <w:t xml:space="preserve"> </w:t>
        </w:r>
        <w:r w:rsidR="001078B4" w:rsidRPr="001078B4">
          <w:rPr>
            <w:lang w:val="pl-PL"/>
          </w:rPr>
          <w:t>przewyższa</w:t>
        </w:r>
      </w:ins>
      <w:ins w:id="9" w:author="Edyta Rozycki" w:date="2023-03-28T20:48:00Z">
        <w:r w:rsidR="00D464BB">
          <w:rPr>
            <w:lang w:val="pl-PL"/>
          </w:rPr>
          <w:t>jąc tym</w:t>
        </w:r>
      </w:ins>
      <w:ins w:id="10" w:author="Edyta Rozycki" w:date="2023-03-28T20:45:00Z">
        <w:r w:rsidR="001078B4" w:rsidRPr="001078B4">
          <w:rPr>
            <w:lang w:val="pl-PL"/>
          </w:rPr>
          <w:t xml:space="preserve"> możliwości ludzkiego umysłu</w:t>
        </w:r>
      </w:ins>
      <w:ins w:id="11" w:author="Edyta Rozycki" w:date="2023-03-28T20:48:00Z">
        <w:r w:rsidR="00D464BB">
          <w:rPr>
            <w:lang w:val="pl-PL"/>
          </w:rPr>
          <w:t>.  K</w:t>
        </w:r>
      </w:ins>
      <w:ins w:id="12" w:author="Edyta Rozycki" w:date="2023-03-28T20:36:00Z">
        <w:r w:rsidR="00A2178D" w:rsidRPr="00FC3AD8">
          <w:rPr>
            <w:lang w:val="pl-PL"/>
          </w:rPr>
          <w:t xml:space="preserve">orzystanie z </w:t>
        </w:r>
      </w:ins>
      <w:ins w:id="13" w:author="Edyta Rozycki" w:date="2023-03-28T20:49:00Z">
        <w:r w:rsidR="00D464BB">
          <w:rPr>
            <w:lang w:val="pl-PL"/>
          </w:rPr>
          <w:t xml:space="preserve">tego typu narzędzia </w:t>
        </w:r>
      </w:ins>
      <w:ins w:id="14" w:author="Edyta Rozycki" w:date="2023-03-28T21:06:00Z">
        <w:r w:rsidR="001875D6" w:rsidRPr="001875D6">
          <w:rPr>
            <w:lang w:val="pl-PL"/>
          </w:rPr>
          <w:t xml:space="preserve">może </w:t>
        </w:r>
        <w:r w:rsidR="00104771">
          <w:rPr>
            <w:lang w:val="pl-PL"/>
          </w:rPr>
          <w:t xml:space="preserve">więc </w:t>
        </w:r>
        <w:r w:rsidR="001875D6" w:rsidRPr="001875D6">
          <w:rPr>
            <w:lang w:val="pl-PL"/>
          </w:rPr>
          <w:t xml:space="preserve">pomóc w doskonaleniu umiejętności i </w:t>
        </w:r>
      </w:ins>
      <w:ins w:id="15" w:author="Edyta Rozycki" w:date="2023-03-28T21:13:00Z">
        <w:r w:rsidR="00273C9D">
          <w:rPr>
            <w:lang w:val="pl-PL"/>
          </w:rPr>
          <w:t>poszerzaniu</w:t>
        </w:r>
      </w:ins>
      <w:ins w:id="16" w:author="Edyta Rozycki" w:date="2023-03-28T21:06:00Z">
        <w:r w:rsidR="001875D6" w:rsidRPr="001875D6">
          <w:rPr>
            <w:lang w:val="pl-PL"/>
          </w:rPr>
          <w:t xml:space="preserve"> wiedzy szachowej</w:t>
        </w:r>
        <w:r w:rsidR="00104771">
          <w:rPr>
            <w:lang w:val="pl-PL"/>
          </w:rPr>
          <w:t xml:space="preserve">. </w:t>
        </w:r>
      </w:ins>
      <w:ins w:id="17" w:author="Edyta Rozycki" w:date="2023-03-28T21:08:00Z">
        <w:r w:rsidR="0076023F">
          <w:rPr>
            <w:lang w:val="pl-PL"/>
          </w:rPr>
          <w:t>Na przykład a</w:t>
        </w:r>
      </w:ins>
      <w:ins w:id="18" w:author="Edyta Rozycki" w:date="2023-03-28T20:49:00Z">
        <w:r w:rsidR="00D464BB">
          <w:rPr>
            <w:lang w:val="pl-PL"/>
          </w:rPr>
          <w:t>naliz</w:t>
        </w:r>
      </w:ins>
      <w:ins w:id="19" w:author="Edyta Rozycki" w:date="2023-03-28T21:08:00Z">
        <w:r w:rsidR="0076023F">
          <w:rPr>
            <w:lang w:val="pl-PL"/>
          </w:rPr>
          <w:t>a</w:t>
        </w:r>
      </w:ins>
      <w:ins w:id="20" w:author="Edyta Rozycki" w:date="2023-03-28T20:49:00Z">
        <w:r w:rsidR="00D464BB">
          <w:rPr>
            <w:lang w:val="pl-PL"/>
          </w:rPr>
          <w:t xml:space="preserve"> specyficznej pozycji </w:t>
        </w:r>
      </w:ins>
      <w:ins w:id="21" w:author="Edyta Rozycki" w:date="2023-03-28T20:51:00Z">
        <w:r w:rsidR="00D02E93">
          <w:rPr>
            <w:lang w:val="pl-PL"/>
          </w:rPr>
          <w:t xml:space="preserve">czy partii </w:t>
        </w:r>
      </w:ins>
      <w:ins w:id="22" w:author="Edyta Rozycki" w:date="2023-03-28T21:07:00Z">
        <w:r w:rsidR="00104771">
          <w:rPr>
            <w:lang w:val="pl-PL"/>
          </w:rPr>
          <w:t>z</w:t>
        </w:r>
      </w:ins>
      <w:ins w:id="23" w:author="Edyta Rozycki" w:date="2023-03-28T21:22:00Z">
        <w:r w:rsidR="00E85AD0">
          <w:rPr>
            <w:lang w:val="pl-PL"/>
          </w:rPr>
          <w:t xml:space="preserve"> silnikiem</w:t>
        </w:r>
      </w:ins>
      <w:ins w:id="24" w:author="Edyta Rozycki" w:date="2023-03-28T21:17:00Z">
        <w:r w:rsidR="000B5618">
          <w:rPr>
            <w:lang w:val="pl-PL"/>
          </w:rPr>
          <w:t xml:space="preserve"> </w:t>
        </w:r>
      </w:ins>
      <w:ins w:id="25" w:author="Edyta Rozycki" w:date="2023-03-28T20:55:00Z">
        <w:r w:rsidR="00D02E93">
          <w:rPr>
            <w:lang w:val="pl-PL"/>
          </w:rPr>
          <w:t>może</w:t>
        </w:r>
      </w:ins>
      <w:ins w:id="26" w:author="Edyta Rozycki" w:date="2023-03-28T20:56:00Z">
        <w:r w:rsidR="00D02E93">
          <w:rPr>
            <w:lang w:val="pl-PL"/>
          </w:rPr>
          <w:t xml:space="preserve"> </w:t>
        </w:r>
      </w:ins>
      <w:ins w:id="27" w:author="Edyta Rozycki" w:date="2023-03-28T21:07:00Z">
        <w:r w:rsidR="00104771">
          <w:rPr>
            <w:lang w:val="pl-PL"/>
          </w:rPr>
          <w:t xml:space="preserve">pomóc w </w:t>
        </w:r>
      </w:ins>
      <w:ins w:id="28" w:author="Edyta Rozycki" w:date="2023-03-28T20:56:00Z">
        <w:r w:rsidR="00D02E93">
          <w:rPr>
            <w:lang w:val="pl-PL"/>
          </w:rPr>
          <w:t>znalezieni</w:t>
        </w:r>
      </w:ins>
      <w:ins w:id="29" w:author="Edyta Rozycki" w:date="2023-03-28T21:07:00Z">
        <w:r w:rsidR="00104771">
          <w:rPr>
            <w:lang w:val="pl-PL"/>
          </w:rPr>
          <w:t>u</w:t>
        </w:r>
      </w:ins>
      <w:ins w:id="30" w:author="Edyta Rozycki" w:date="2023-03-28T20:56:00Z">
        <w:r w:rsidR="00D02E93">
          <w:rPr>
            <w:lang w:val="pl-PL"/>
          </w:rPr>
          <w:t xml:space="preserve"> </w:t>
        </w:r>
      </w:ins>
      <w:ins w:id="31" w:author="Edyta Rozycki" w:date="2023-03-28T20:57:00Z">
        <w:r w:rsidR="00D02E93">
          <w:rPr>
            <w:lang w:val="pl-PL"/>
          </w:rPr>
          <w:t>kontynuacji</w:t>
        </w:r>
      </w:ins>
      <w:ins w:id="32" w:author="Edyta Rozycki" w:date="2023-03-28T20:56:00Z">
        <w:r w:rsidR="00D02E93">
          <w:rPr>
            <w:lang w:val="pl-PL"/>
          </w:rPr>
          <w:t xml:space="preserve"> </w:t>
        </w:r>
      </w:ins>
      <w:ins w:id="33" w:author="Edyta Rozycki" w:date="2023-03-28T20:57:00Z">
        <w:r w:rsidR="00D02E93">
          <w:rPr>
            <w:lang w:val="pl-PL"/>
          </w:rPr>
          <w:t>która inaczej byłaby przeoczona</w:t>
        </w:r>
      </w:ins>
      <w:ins w:id="34" w:author="Edyta Rozycki" w:date="2023-03-28T21:02:00Z">
        <w:r w:rsidR="00322BA8">
          <w:rPr>
            <w:lang w:val="pl-PL"/>
          </w:rPr>
          <w:t xml:space="preserve"> czy</w:t>
        </w:r>
      </w:ins>
      <w:ins w:id="35" w:author="Edyta Rozycki" w:date="2023-03-28T20:57:00Z">
        <w:r w:rsidR="00D02E93">
          <w:rPr>
            <w:lang w:val="pl-PL"/>
          </w:rPr>
          <w:t xml:space="preserve"> </w:t>
        </w:r>
      </w:ins>
      <w:ins w:id="36" w:author="Edyta Rozycki" w:date="2023-03-28T20:58:00Z">
        <w:r w:rsidR="00D02E93">
          <w:rPr>
            <w:lang w:val="pl-PL"/>
          </w:rPr>
          <w:t>zrozumieni</w:t>
        </w:r>
      </w:ins>
      <w:ins w:id="37" w:author="Edyta Rozycki" w:date="2023-03-28T21:07:00Z">
        <w:r w:rsidR="00104771">
          <w:rPr>
            <w:lang w:val="pl-PL"/>
          </w:rPr>
          <w:t>u</w:t>
        </w:r>
      </w:ins>
      <w:ins w:id="38" w:author="Edyta Rozycki" w:date="2023-03-28T20:58:00Z">
        <w:r w:rsidR="00D02E93">
          <w:rPr>
            <w:lang w:val="pl-PL"/>
          </w:rPr>
          <w:t xml:space="preserve"> </w:t>
        </w:r>
      </w:ins>
      <w:ins w:id="39" w:author="Edyta Rozycki" w:date="2023-03-28T20:59:00Z">
        <w:r w:rsidR="00D02E93">
          <w:rPr>
            <w:lang w:val="pl-PL"/>
          </w:rPr>
          <w:t>dlaczego specyficzny ruch jest</w:t>
        </w:r>
      </w:ins>
      <w:ins w:id="40" w:author="Edyta Rozycki" w:date="2023-03-28T21:00:00Z">
        <w:r w:rsidR="00D02E93">
          <w:rPr>
            <w:lang w:val="pl-PL"/>
          </w:rPr>
          <w:t xml:space="preserve"> </w:t>
        </w:r>
      </w:ins>
      <w:ins w:id="41" w:author="Edyta Rozycki" w:date="2023-03-28T20:58:00Z">
        <w:r w:rsidR="00D02E93">
          <w:rPr>
            <w:lang w:val="pl-PL"/>
          </w:rPr>
          <w:t>bł</w:t>
        </w:r>
      </w:ins>
      <w:ins w:id="42" w:author="Edyta Rozycki" w:date="2023-03-28T21:00:00Z">
        <w:r w:rsidR="00D02E93">
          <w:rPr>
            <w:lang w:val="pl-PL"/>
          </w:rPr>
          <w:t>ędem</w:t>
        </w:r>
      </w:ins>
      <w:ins w:id="43" w:author="Edyta Rozycki" w:date="2023-03-28T21:02:00Z">
        <w:r w:rsidR="00322BA8">
          <w:rPr>
            <w:lang w:val="pl-PL"/>
          </w:rPr>
          <w:t xml:space="preserve">. </w:t>
        </w:r>
      </w:ins>
      <w:ins w:id="44" w:author="Edyta Rozycki" w:date="2023-03-28T21:11:00Z">
        <w:r w:rsidR="00212404">
          <w:rPr>
            <w:lang w:val="pl-PL"/>
          </w:rPr>
          <w:t>Dodatkowo g</w:t>
        </w:r>
      </w:ins>
      <w:ins w:id="45" w:author="Edyta Rozycki" w:date="2023-03-28T21:02:00Z">
        <w:r w:rsidR="006F0E0F">
          <w:rPr>
            <w:lang w:val="pl-PL"/>
          </w:rPr>
          <w:t xml:space="preserve">ra </w:t>
        </w:r>
      </w:ins>
      <w:ins w:id="46" w:author="Edyta Rozycki" w:date="2023-03-28T21:22:00Z">
        <w:r w:rsidR="00E85AD0">
          <w:rPr>
            <w:lang w:val="pl-PL"/>
          </w:rPr>
          <w:t xml:space="preserve">z programem jak Stockfish </w:t>
        </w:r>
      </w:ins>
      <w:ins w:id="47" w:author="Edyta Rozycki" w:date="2023-03-28T21:02:00Z">
        <w:r w:rsidR="006F0E0F">
          <w:rPr>
            <w:lang w:val="pl-PL"/>
          </w:rPr>
          <w:t xml:space="preserve">daje możliwość eksperymentowania </w:t>
        </w:r>
      </w:ins>
      <w:ins w:id="48" w:author="Edyta Rozycki" w:date="2023-03-28T21:13:00Z">
        <w:r w:rsidR="00273C9D" w:rsidRPr="00273C9D">
          <w:rPr>
            <w:lang w:val="pl-PL"/>
          </w:rPr>
          <w:t>z różnymi otwar</w:t>
        </w:r>
        <w:r w:rsidR="00273C9D">
          <w:rPr>
            <w:lang w:val="pl-PL"/>
          </w:rPr>
          <w:t>ci</w:t>
        </w:r>
        <w:r w:rsidR="00273C9D" w:rsidRPr="00273C9D">
          <w:rPr>
            <w:lang w:val="pl-PL"/>
          </w:rPr>
          <w:t>ami i strategiami</w:t>
        </w:r>
      </w:ins>
      <w:ins w:id="49" w:author="Edyta Rozycki" w:date="2023-03-28T21:14:00Z">
        <w:r w:rsidR="00273C9D">
          <w:rPr>
            <w:lang w:val="pl-PL"/>
          </w:rPr>
          <w:t>.</w:t>
        </w:r>
      </w:ins>
      <w:ins w:id="50" w:author="Edyta Rozycki" w:date="2023-03-28T21:22:00Z">
        <w:r w:rsidR="00E85AD0">
          <w:rPr>
            <w:lang w:val="pl-PL"/>
          </w:rPr>
          <w:t xml:space="preserve"> </w:t>
        </w:r>
      </w:ins>
      <w:r w:rsidR="009842E4">
        <w:rPr>
          <w:lang w:val="pl-PL"/>
        </w:rPr>
        <w:t xml:space="preserve">Przy włączonym silniku, </w:t>
      </w:r>
      <w:ins w:id="51" w:author="Edyta Rozycki" w:date="2023-03-28T21:22:00Z">
        <w:r w:rsidR="0099760B">
          <w:rPr>
            <w:lang w:val="pl-PL"/>
          </w:rPr>
          <w:t xml:space="preserve">Chess Forge </w:t>
        </w:r>
      </w:ins>
      <w:r w:rsidR="00FC3AD8" w:rsidRPr="00FC3AD8">
        <w:rPr>
          <w:lang w:val="pl-PL"/>
        </w:rPr>
        <w:t>wyświetl</w:t>
      </w:r>
      <w:ins w:id="52" w:author="Edyta Rozycki" w:date="2023-03-28T21:22:00Z">
        <w:r w:rsidR="0099760B">
          <w:rPr>
            <w:lang w:val="pl-PL"/>
          </w:rPr>
          <w:t>a</w:t>
        </w:r>
      </w:ins>
      <w:del w:id="53" w:author="Edyta Rozycki" w:date="2023-03-28T21:22:00Z">
        <w:r w:rsidR="009842E4" w:rsidDel="0099760B">
          <w:rPr>
            <w:lang w:val="pl-PL"/>
          </w:rPr>
          <w:delText>ą</w:delText>
        </w:r>
      </w:del>
      <w:r w:rsidR="009842E4">
        <w:rPr>
          <w:lang w:val="pl-PL"/>
        </w:rPr>
        <w:t xml:space="preserve"> </w:t>
      </w:r>
      <w:del w:id="54" w:author="Edyta Rozycki" w:date="2023-03-28T21:22:00Z">
        <w:r w:rsidR="009842E4" w:rsidDel="0099760B">
          <w:rPr>
            <w:lang w:val="pl-PL"/>
          </w:rPr>
          <w:delText xml:space="preserve">się </w:delText>
        </w:r>
      </w:del>
      <w:r w:rsidR="00FC3AD8" w:rsidRPr="00FC3AD8">
        <w:rPr>
          <w:lang w:val="pl-PL"/>
        </w:rPr>
        <w:t>najlepsz</w:t>
      </w:r>
      <w:r w:rsidR="000A6A34">
        <w:rPr>
          <w:lang w:val="pl-PL"/>
        </w:rPr>
        <w:t>e</w:t>
      </w:r>
      <w:r w:rsidR="00FC3AD8" w:rsidRPr="00FC3AD8">
        <w:rPr>
          <w:lang w:val="pl-PL"/>
        </w:rPr>
        <w:t xml:space="preserve"> kontynuacj</w:t>
      </w:r>
      <w:r w:rsidR="000A6A34">
        <w:rPr>
          <w:lang w:val="pl-PL"/>
        </w:rPr>
        <w:t>e</w:t>
      </w:r>
      <w:r w:rsidR="00FC3AD8" w:rsidRPr="00FC3AD8">
        <w:rPr>
          <w:lang w:val="pl-PL"/>
        </w:rPr>
        <w:t xml:space="preserve"> dla strony na </w:t>
      </w:r>
      <w:r>
        <w:rPr>
          <w:lang w:val="pl-PL"/>
        </w:rPr>
        <w:t>posunięciu</w:t>
      </w:r>
      <w:r w:rsidR="009842E4">
        <w:rPr>
          <w:lang w:val="pl-PL"/>
        </w:rPr>
        <w:t xml:space="preserve"> w obecnie wybranej pozycji</w:t>
      </w:r>
      <w:r w:rsidR="00FC3AD8" w:rsidRPr="00FC3AD8">
        <w:rPr>
          <w:lang w:val="pl-PL"/>
        </w:rPr>
        <w:t>:</w:t>
      </w:r>
    </w:p>
    <w:p w14:paraId="196A1F2F" w14:textId="77777777" w:rsidR="00FC3AD8" w:rsidRPr="00FC3AD8" w:rsidRDefault="00FC3AD8" w:rsidP="00FC3AD8">
      <w:pPr>
        <w:rPr>
          <w:lang w:val="pl-PL"/>
        </w:rPr>
      </w:pPr>
    </w:p>
    <w:p w14:paraId="173B1C4D" w14:textId="509C9A21" w:rsidR="00FC3AD8" w:rsidRDefault="00FC3AD8" w:rsidP="00FC3AD8">
      <w:r w:rsidRPr="00FC3AD8">
        <w:rPr>
          <w:lang w:val="pl-PL"/>
        </w:rPr>
        <w:lastRenderedPageBreak/>
        <w:t xml:space="preserve">               </w:t>
      </w:r>
      <w:r>
        <w:rPr>
          <w:noProof/>
        </w:rPr>
        <w:drawing>
          <wp:inline distT="0" distB="0" distL="0" distR="0" wp14:anchorId="0E56CF81" wp14:editId="2D527D45">
            <wp:extent cx="4057650" cy="42481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81B9" w14:textId="77777777" w:rsidR="00FC3AD8" w:rsidRDefault="00FC3AD8" w:rsidP="00FC3AD8"/>
    <w:p w14:paraId="54B2888C" w14:textId="71545430" w:rsidR="00FC3AD8" w:rsidRPr="00F35F1F" w:rsidRDefault="00FC3AD8" w:rsidP="00F35F1F">
      <w:pPr>
        <w:pStyle w:val="Heading1"/>
        <w:rPr>
          <w:lang w:val="pl-PL"/>
        </w:rPr>
      </w:pPr>
      <w:r w:rsidRPr="00F35F1F">
        <w:rPr>
          <w:lang w:val="pl-PL"/>
        </w:rPr>
        <w:t>Bibliotek</w:t>
      </w:r>
      <w:r w:rsidR="008F3E50" w:rsidRPr="00F35F1F">
        <w:rPr>
          <w:lang w:val="pl-PL"/>
        </w:rPr>
        <w:t>i</w:t>
      </w:r>
    </w:p>
    <w:p w14:paraId="15B68F71" w14:textId="431D83C4" w:rsidR="009842E4" w:rsidRDefault="009842E4" w:rsidP="00FC3AD8">
      <w:pPr>
        <w:rPr>
          <w:lang w:val="pl-PL"/>
        </w:rPr>
      </w:pPr>
      <w:r>
        <w:rPr>
          <w:lang w:val="pl-PL"/>
        </w:rPr>
        <w:t xml:space="preserve">Jeśli komputer użytkownika ma dostęp do Internetu, </w:t>
      </w:r>
      <w:r w:rsidR="00FC3AD8" w:rsidRPr="00FC3AD8">
        <w:rPr>
          <w:lang w:val="pl-PL"/>
        </w:rPr>
        <w:t xml:space="preserve">Chess Forge </w:t>
      </w:r>
      <w:r>
        <w:rPr>
          <w:lang w:val="pl-PL"/>
        </w:rPr>
        <w:t>może łączyć się</w:t>
      </w:r>
      <w:r w:rsidR="00FC3AD8" w:rsidRPr="00FC3AD8">
        <w:rPr>
          <w:lang w:val="pl-PL"/>
        </w:rPr>
        <w:t xml:space="preserve"> z bibliotek</w:t>
      </w:r>
      <w:r w:rsidR="00F35F1F">
        <w:rPr>
          <w:lang w:val="pl-PL"/>
        </w:rPr>
        <w:t>ami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>l</w:t>
      </w:r>
      <w:r w:rsidR="00FC3AD8" w:rsidRPr="00FC3AD8">
        <w:rPr>
          <w:lang w:val="pl-PL"/>
        </w:rPr>
        <w:t>ichess</w:t>
      </w:r>
      <w:r>
        <w:rPr>
          <w:lang w:val="pl-PL"/>
        </w:rPr>
        <w:t>.org</w:t>
      </w:r>
      <w:r w:rsidR="00FC3AD8" w:rsidRPr="00FC3AD8">
        <w:rPr>
          <w:lang w:val="pl-PL"/>
        </w:rPr>
        <w:t xml:space="preserve">. </w:t>
      </w:r>
      <w:ins w:id="55" w:author="Edyta Rozycki" w:date="2023-03-28T21:28:00Z">
        <w:r w:rsidR="005B2B99">
          <w:rPr>
            <w:lang w:val="pl-PL"/>
          </w:rPr>
          <w:t>co d</w:t>
        </w:r>
      </w:ins>
      <w:ins w:id="56" w:author="Edyta Rozycki" w:date="2023-03-28T21:24:00Z">
        <w:r w:rsidR="0099760B">
          <w:rPr>
            <w:lang w:val="pl-PL"/>
          </w:rPr>
          <w:t xml:space="preserve">aje dostęp do </w:t>
        </w:r>
      </w:ins>
      <w:ins w:id="57" w:author="Edyta Rozycki" w:date="2023-03-28T21:26:00Z">
        <w:r w:rsidR="0099760B">
          <w:rPr>
            <w:lang w:val="pl-PL"/>
          </w:rPr>
          <w:t xml:space="preserve">danych z </w:t>
        </w:r>
      </w:ins>
      <w:ins w:id="58" w:author="Edyta Rozycki" w:date="2023-03-28T21:27:00Z">
        <w:r w:rsidR="0099760B">
          <w:rPr>
            <w:lang w:val="pl-PL"/>
          </w:rPr>
          <w:t>milionów partii</w:t>
        </w:r>
      </w:ins>
      <w:ins w:id="59" w:author="Edyta Rozycki" w:date="2023-03-28T21:28:00Z">
        <w:r w:rsidR="005B2B99">
          <w:rPr>
            <w:lang w:val="pl-PL"/>
          </w:rPr>
          <w:t xml:space="preserve">. </w:t>
        </w:r>
      </w:ins>
      <w:r w:rsidR="001C6947">
        <w:rPr>
          <w:lang w:val="pl-PL"/>
        </w:rPr>
        <w:t>W</w:t>
      </w:r>
      <w:r w:rsidR="00FC3AD8" w:rsidRPr="00FC3AD8">
        <w:rPr>
          <w:lang w:val="pl-PL"/>
        </w:rPr>
        <w:t xml:space="preserve"> pozycja</w:t>
      </w:r>
      <w:r w:rsidR="001C6947">
        <w:rPr>
          <w:lang w:val="pl-PL"/>
        </w:rPr>
        <w:t>ch</w:t>
      </w:r>
      <w:r w:rsidR="00FC3AD8" w:rsidRPr="00FC3AD8">
        <w:rPr>
          <w:lang w:val="pl-PL"/>
        </w:rPr>
        <w:t xml:space="preserve"> debiu</w:t>
      </w:r>
      <w:r w:rsidR="001C6947">
        <w:rPr>
          <w:lang w:val="pl-PL"/>
        </w:rPr>
        <w:t>towych</w:t>
      </w:r>
      <w:r w:rsidR="00FC3AD8" w:rsidRPr="00FC3AD8">
        <w:rPr>
          <w:lang w:val="pl-PL"/>
        </w:rPr>
        <w:t xml:space="preserve">, program pobierze </w:t>
      </w:r>
      <w:r w:rsidR="00F35F1F">
        <w:rPr>
          <w:lang w:val="pl-PL"/>
        </w:rPr>
        <w:t xml:space="preserve">nazwę </w:t>
      </w:r>
      <w:r w:rsidR="001C6947">
        <w:rPr>
          <w:lang w:val="pl-PL"/>
        </w:rPr>
        <w:t>otwarcia</w:t>
      </w:r>
      <w:r w:rsidR="00F35F1F">
        <w:rPr>
          <w:lang w:val="pl-PL"/>
        </w:rPr>
        <w:t xml:space="preserve">, </w:t>
      </w:r>
      <w:r w:rsidR="00FC3AD8" w:rsidRPr="00FC3AD8">
        <w:rPr>
          <w:lang w:val="pl-PL"/>
        </w:rPr>
        <w:t xml:space="preserve">statystyki (procent wygranych, remisów i przegranych) i poda listę </w:t>
      </w:r>
      <w:r w:rsidR="001C6947">
        <w:rPr>
          <w:lang w:val="pl-PL"/>
        </w:rPr>
        <w:t xml:space="preserve">do </w:t>
      </w:r>
      <w:r w:rsidR="00FC3AD8" w:rsidRPr="00FC3AD8">
        <w:rPr>
          <w:lang w:val="pl-PL"/>
        </w:rPr>
        <w:t xml:space="preserve">15 </w:t>
      </w:r>
      <w:r w:rsidR="00F35F1F">
        <w:rPr>
          <w:lang w:val="pl-PL"/>
        </w:rPr>
        <w:t>p</w:t>
      </w:r>
      <w:r w:rsidR="00FC3AD8" w:rsidRPr="00FC3AD8">
        <w:rPr>
          <w:lang w:val="pl-PL"/>
        </w:rPr>
        <w:t>artii, granych przez najsilniejszych rankingowo zawodników.</w:t>
      </w:r>
      <w:r w:rsidR="001C6947">
        <w:rPr>
          <w:lang w:val="pl-PL"/>
        </w:rPr>
        <w:t xml:space="preserve"> </w:t>
      </w:r>
      <w:r>
        <w:rPr>
          <w:lang w:val="pl-PL"/>
        </w:rPr>
        <w:t>Każdą z tych partii można wygodnie przejrzeć w osobnym okienku i zaimportować do otwartego w danym momencie rozdziału.</w:t>
      </w:r>
    </w:p>
    <w:p w14:paraId="438CA48B" w14:textId="6FE84C95" w:rsidR="00FC3AD8" w:rsidRPr="00FC3AD8" w:rsidDel="00EC46FD" w:rsidRDefault="001C6947" w:rsidP="00FC3AD8">
      <w:pPr>
        <w:rPr>
          <w:del w:id="60" w:author="Edyta Rozycki" w:date="2023-03-28T21:35:00Z"/>
          <w:lang w:val="pl-PL"/>
        </w:rPr>
      </w:pPr>
      <w:r>
        <w:rPr>
          <w:lang w:val="pl-PL"/>
        </w:rPr>
        <w:t>W</w:t>
      </w:r>
      <w:r w:rsidR="00FC3AD8" w:rsidRPr="00FC3AD8">
        <w:rPr>
          <w:lang w:val="pl-PL"/>
        </w:rPr>
        <w:t xml:space="preserve"> </w:t>
      </w:r>
      <w:r w:rsidR="009842E4" w:rsidRPr="00FC3AD8">
        <w:rPr>
          <w:lang w:val="pl-PL"/>
        </w:rPr>
        <w:t>końców</w:t>
      </w:r>
      <w:r w:rsidR="009842E4">
        <w:rPr>
          <w:lang w:val="pl-PL"/>
        </w:rPr>
        <w:t>kach,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 xml:space="preserve">gdzie </w:t>
      </w:r>
      <w:r w:rsidR="00F35F1F">
        <w:rPr>
          <w:lang w:val="pl-PL"/>
        </w:rPr>
        <w:t xml:space="preserve">nie </w:t>
      </w:r>
      <w:r w:rsidR="009842E4">
        <w:rPr>
          <w:lang w:val="pl-PL"/>
        </w:rPr>
        <w:t xml:space="preserve">ma </w:t>
      </w:r>
      <w:r w:rsidR="00F35F1F">
        <w:rPr>
          <w:lang w:val="pl-PL"/>
        </w:rPr>
        <w:t xml:space="preserve">więcej niż 7 </w:t>
      </w:r>
      <w:r w:rsidR="00FC3AD8" w:rsidRPr="00FC3AD8">
        <w:rPr>
          <w:lang w:val="pl-PL"/>
        </w:rPr>
        <w:t xml:space="preserve">bierek, program pobierze i wyświetli </w:t>
      </w:r>
      <w:r w:rsidR="006B2932">
        <w:rPr>
          <w:lang w:val="pl-PL"/>
        </w:rPr>
        <w:t>wyczerpującą</w:t>
      </w:r>
      <w:r w:rsidR="00F35F1F">
        <w:rPr>
          <w:lang w:val="pl-PL"/>
        </w:rPr>
        <w:t xml:space="preserve"> </w:t>
      </w:r>
      <w:r w:rsidR="00FC3AD8" w:rsidRPr="00FC3AD8">
        <w:rPr>
          <w:lang w:val="pl-PL"/>
        </w:rPr>
        <w:t>informacj</w:t>
      </w:r>
      <w:r w:rsidR="00F35F1F">
        <w:rPr>
          <w:lang w:val="pl-PL"/>
        </w:rPr>
        <w:t>ę</w:t>
      </w:r>
      <w:r w:rsidR="00FC3AD8" w:rsidRPr="00FC3AD8">
        <w:rPr>
          <w:lang w:val="pl-PL"/>
        </w:rPr>
        <w:t xml:space="preserve"> z </w:t>
      </w:r>
      <w:r w:rsidR="006B2932">
        <w:rPr>
          <w:lang w:val="pl-PL"/>
        </w:rPr>
        <w:t>tabel</w:t>
      </w:r>
      <w:r w:rsidR="00FC3AD8" w:rsidRPr="00FC3AD8">
        <w:rPr>
          <w:lang w:val="pl-PL"/>
        </w:rPr>
        <w:t xml:space="preserve"> końcówek</w:t>
      </w:r>
      <w:r w:rsidR="009842E4">
        <w:rPr>
          <w:lang w:val="pl-PL"/>
        </w:rPr>
        <w:t>.</w:t>
      </w:r>
      <w:ins w:id="61" w:author="Edyta Rozycki" w:date="2023-03-28T21:32:00Z">
        <w:r w:rsidR="00EC46FD">
          <w:rPr>
            <w:lang w:val="pl-PL"/>
          </w:rPr>
          <w:t xml:space="preserve"> </w:t>
        </w:r>
      </w:ins>
      <w:ins w:id="62" w:author="Edyta Rozycki" w:date="2023-03-28T21:33:00Z">
        <w:r w:rsidR="00EC46FD">
          <w:rPr>
            <w:lang w:val="pl-PL"/>
          </w:rPr>
          <w:t xml:space="preserve">Zaoszczędza to czas i </w:t>
        </w:r>
      </w:ins>
      <w:ins w:id="63" w:author="Edyta Rozycki" w:date="2023-03-28T21:34:00Z">
        <w:r w:rsidR="00EC46FD">
          <w:rPr>
            <w:lang w:val="pl-PL"/>
          </w:rPr>
          <w:t xml:space="preserve">zapewnia dokładne określenie wyniku gry w końcówce </w:t>
        </w:r>
      </w:ins>
      <w:ins w:id="64" w:author="Edyta Rozycki" w:date="2023-03-28T21:35:00Z">
        <w:r w:rsidR="00EC46FD">
          <w:rPr>
            <w:lang w:val="pl-PL"/>
          </w:rPr>
          <w:t xml:space="preserve">co może być </w:t>
        </w:r>
        <w:r w:rsidR="00EC46FD" w:rsidRPr="00EC46FD">
          <w:rPr>
            <w:lang w:val="pl-PL"/>
          </w:rPr>
          <w:t>trudne dla ludzkiego gracza, a nawet dla silnika szachowego</w:t>
        </w:r>
        <w:r w:rsidR="00EC46FD">
          <w:rPr>
            <w:lang w:val="pl-PL"/>
          </w:rPr>
          <w:t>.</w:t>
        </w:r>
      </w:ins>
    </w:p>
    <w:p w14:paraId="05913E25" w14:textId="77777777" w:rsidR="00FC3AD8" w:rsidRPr="00FC3AD8" w:rsidRDefault="00FC3AD8" w:rsidP="00FC3AD8">
      <w:pPr>
        <w:rPr>
          <w:lang w:val="pl-PL"/>
        </w:rPr>
      </w:pPr>
    </w:p>
    <w:p w14:paraId="3009B628" w14:textId="357853C2" w:rsidR="00FC3AD8" w:rsidRDefault="00FC3AD8" w:rsidP="00FC3AD8">
      <w:r>
        <w:rPr>
          <w:noProof/>
        </w:rPr>
        <w:lastRenderedPageBreak/>
        <w:drawing>
          <wp:inline distT="0" distB="0" distL="0" distR="0" wp14:anchorId="33633306" wp14:editId="5CFEC92B">
            <wp:extent cx="5943600" cy="3514090"/>
            <wp:effectExtent l="0" t="0" r="0" b="1016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F684" w14:textId="77777777" w:rsidR="00FC3AD8" w:rsidRDefault="00FC3AD8" w:rsidP="00FC3AD8"/>
    <w:p w14:paraId="6A072BEC" w14:textId="77777777" w:rsidR="00FC3AD8" w:rsidRDefault="00FC3AD8" w:rsidP="00FC3AD8"/>
    <w:p w14:paraId="302CF43F" w14:textId="77777777" w:rsidR="00FC3AD8" w:rsidRPr="00CF2588" w:rsidRDefault="00FC3AD8" w:rsidP="00F35F1F">
      <w:pPr>
        <w:pStyle w:val="Heading1"/>
        <w:rPr>
          <w:lang w:val="pl-PL"/>
          <w:rPrChange w:id="65" w:author="Edyta Rozycki" w:date="2023-03-28T21:36:00Z">
            <w:rPr>
              <w:color w:val="FF0000"/>
              <w:lang w:val="pl-PL"/>
            </w:rPr>
          </w:rPrChange>
        </w:rPr>
      </w:pPr>
      <w:r w:rsidRPr="00CF2588">
        <w:rPr>
          <w:lang w:val="pl-PL"/>
          <w:rPrChange w:id="66" w:author="Edyta Rozycki" w:date="2023-03-28T21:36:00Z">
            <w:rPr>
              <w:color w:val="FF0000"/>
              <w:lang w:val="pl-PL"/>
            </w:rPr>
          </w:rPrChange>
        </w:rPr>
        <w:t>Importowanie Teorii, Partii i Ćwiczeń</w:t>
      </w:r>
    </w:p>
    <w:p w14:paraId="4F0C59FE" w14:textId="49575EC6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Chess Forge umożliwia importowanie plików PGN</w:t>
      </w:r>
      <w:r w:rsidR="006B2932">
        <w:rPr>
          <w:lang w:val="pl-PL"/>
        </w:rPr>
        <w:t>,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z </w:t>
      </w:r>
      <w:r w:rsidRPr="00FC3AD8">
        <w:rPr>
          <w:lang w:val="pl-PL"/>
        </w:rPr>
        <w:t>któr</w:t>
      </w:r>
      <w:r w:rsidR="001C6947">
        <w:rPr>
          <w:lang w:val="pl-PL"/>
        </w:rPr>
        <w:t>ych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program zaproponuje </w:t>
      </w:r>
      <w:r w:rsidRPr="00FC3AD8">
        <w:rPr>
          <w:lang w:val="pl-PL"/>
        </w:rPr>
        <w:t>utworz</w:t>
      </w:r>
      <w:r w:rsidR="001C6947">
        <w:rPr>
          <w:lang w:val="pl-PL"/>
        </w:rPr>
        <w:t>enie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>nowej Teorii, P</w:t>
      </w:r>
      <w:r w:rsidRPr="00FC3AD8">
        <w:rPr>
          <w:lang w:val="pl-PL"/>
        </w:rPr>
        <w:t>arti</w:t>
      </w:r>
      <w:r w:rsidR="001C6947">
        <w:rPr>
          <w:lang w:val="pl-PL"/>
        </w:rPr>
        <w:t>i</w:t>
      </w:r>
      <w:r w:rsidRPr="00FC3AD8">
        <w:rPr>
          <w:lang w:val="pl-PL"/>
        </w:rPr>
        <w:t xml:space="preserve"> lub </w:t>
      </w:r>
      <w:r w:rsidR="001C6947">
        <w:rPr>
          <w:lang w:val="pl-PL"/>
        </w:rPr>
        <w:t>Ć</w:t>
      </w:r>
      <w:r w:rsidRPr="00FC3AD8">
        <w:rPr>
          <w:lang w:val="pl-PL"/>
        </w:rPr>
        <w:t>wicze</w:t>
      </w:r>
      <w:r w:rsidR="001C6947">
        <w:rPr>
          <w:lang w:val="pl-PL"/>
        </w:rPr>
        <w:t>ń</w:t>
      </w:r>
      <w:r w:rsidRPr="00FC3AD8">
        <w:rPr>
          <w:lang w:val="pl-PL"/>
        </w:rPr>
        <w:t xml:space="preserve"> w podręczniku. </w:t>
      </w:r>
      <w:ins w:id="67" w:author="Edyta Rozycki" w:date="2023-03-28T21:40:00Z">
        <w:r w:rsidR="006E6244" w:rsidRPr="006E6244">
          <w:rPr>
            <w:lang w:val="pl-PL"/>
          </w:rPr>
          <w:t xml:space="preserve">Przeglądanie </w:t>
        </w:r>
      </w:ins>
      <w:ins w:id="68" w:author="Edyta Rozycki" w:date="2023-03-28T21:41:00Z">
        <w:r w:rsidR="00A471BE">
          <w:rPr>
            <w:lang w:val="pl-PL"/>
          </w:rPr>
          <w:t xml:space="preserve">szachowych materiałów w tych różnych formach </w:t>
        </w:r>
      </w:ins>
      <w:ins w:id="69" w:author="Edyta Rozycki" w:date="2023-03-28T21:40:00Z">
        <w:r w:rsidR="006E6244" w:rsidRPr="006E6244">
          <w:rPr>
            <w:lang w:val="pl-PL"/>
          </w:rPr>
          <w:t>pozwala na zrozumienie różnych strategii, otwarć, końcówek i decyzji podejmowanych przez graczy. W ten sposób można nauczyć się nowych technik</w:t>
        </w:r>
      </w:ins>
      <w:ins w:id="70" w:author="Edyta Rozycki" w:date="2023-03-28T21:42:00Z">
        <w:r w:rsidR="00D20E87">
          <w:rPr>
            <w:lang w:val="pl-PL"/>
          </w:rPr>
          <w:t xml:space="preserve">, </w:t>
        </w:r>
        <w:r w:rsidR="00A471BE" w:rsidRPr="00A471BE">
          <w:rPr>
            <w:lang w:val="pl-PL"/>
          </w:rPr>
          <w:t>zidentyfikowa</w:t>
        </w:r>
        <w:r w:rsidR="00D20E87">
          <w:rPr>
            <w:lang w:val="pl-PL"/>
          </w:rPr>
          <w:t>ć</w:t>
        </w:r>
        <w:r w:rsidR="00A471BE" w:rsidRPr="00A471BE">
          <w:rPr>
            <w:lang w:val="pl-PL"/>
          </w:rPr>
          <w:t xml:space="preserve"> błęd</w:t>
        </w:r>
        <w:r w:rsidR="00D20E87">
          <w:rPr>
            <w:lang w:val="pl-PL"/>
          </w:rPr>
          <w:t>y</w:t>
        </w:r>
        <w:r w:rsidR="00A471BE" w:rsidRPr="00A471BE">
          <w:rPr>
            <w:lang w:val="pl-PL"/>
          </w:rPr>
          <w:t xml:space="preserve"> i słab</w:t>
        </w:r>
        <w:r w:rsidR="00D20E87">
          <w:rPr>
            <w:lang w:val="pl-PL"/>
          </w:rPr>
          <w:t>e</w:t>
        </w:r>
        <w:r w:rsidR="00A471BE" w:rsidRPr="00A471BE">
          <w:rPr>
            <w:lang w:val="pl-PL"/>
          </w:rPr>
          <w:t xml:space="preserve"> punkt</w:t>
        </w:r>
        <w:r w:rsidR="00D20E87">
          <w:rPr>
            <w:lang w:val="pl-PL"/>
          </w:rPr>
          <w:t>y</w:t>
        </w:r>
        <w:r w:rsidR="00A471BE" w:rsidRPr="00A471BE">
          <w:rPr>
            <w:lang w:val="pl-PL"/>
          </w:rPr>
          <w:t xml:space="preserve"> w </w:t>
        </w:r>
      </w:ins>
      <w:ins w:id="71" w:author="Edyta Rozycki" w:date="2023-03-28T21:43:00Z">
        <w:r w:rsidR="00D20E87">
          <w:rPr>
            <w:lang w:val="pl-PL"/>
          </w:rPr>
          <w:t>grze zarówno swojej jak i innych graczy</w:t>
        </w:r>
      </w:ins>
      <w:ins w:id="72" w:author="Edyta Rozycki" w:date="2023-03-28T21:45:00Z">
        <w:r w:rsidR="00441661">
          <w:rPr>
            <w:lang w:val="pl-PL"/>
          </w:rPr>
          <w:t xml:space="preserve"> </w:t>
        </w:r>
        <w:r w:rsidR="007B2174">
          <w:rPr>
            <w:lang w:val="pl-PL"/>
          </w:rPr>
          <w:t xml:space="preserve"> co </w:t>
        </w:r>
      </w:ins>
      <w:ins w:id="73" w:author="Edyta Rozycki" w:date="2023-03-28T21:49:00Z">
        <w:r w:rsidR="007B2174">
          <w:rPr>
            <w:lang w:val="pl-PL"/>
          </w:rPr>
          <w:t xml:space="preserve">rozwinie Twoje myślenie taktyczne i strategiczne. </w:t>
        </w:r>
      </w:ins>
      <w:r w:rsidRPr="00FC3AD8">
        <w:rPr>
          <w:lang w:val="pl-PL"/>
        </w:rPr>
        <w:t xml:space="preserve">Jedna z opcji przy imporcie umożliwia utworzenie Teorii </w:t>
      </w:r>
      <w:r w:rsidR="001C6947">
        <w:rPr>
          <w:lang w:val="pl-PL"/>
        </w:rPr>
        <w:t xml:space="preserve">poprzez połączenie </w:t>
      </w:r>
      <w:r w:rsidRPr="00FC3AD8">
        <w:rPr>
          <w:lang w:val="pl-PL"/>
        </w:rPr>
        <w:t>wariant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grany</w:t>
      </w:r>
      <w:r w:rsidR="001C6947">
        <w:rPr>
          <w:lang w:val="pl-PL"/>
        </w:rPr>
        <w:t>ch</w:t>
      </w:r>
      <w:r w:rsidRPr="00FC3AD8">
        <w:rPr>
          <w:lang w:val="pl-PL"/>
        </w:rPr>
        <w:t xml:space="preserve"> w importowanych partiach. Po umieszczeniu partii w </w:t>
      </w:r>
      <w:r w:rsidR="001C6947">
        <w:rPr>
          <w:lang w:val="pl-PL"/>
        </w:rPr>
        <w:t>podręczniku,</w:t>
      </w:r>
      <w:r w:rsidRPr="00FC3AD8">
        <w:rPr>
          <w:lang w:val="pl-PL"/>
        </w:rPr>
        <w:t xml:space="preserve"> można ją przeanalizować za pomocą narzędzi Chess Forge wstawiając komentarze i pod</w:t>
      </w:r>
      <w:r w:rsidR="00863FBD">
        <w:rPr>
          <w:lang w:val="pl-PL"/>
        </w:rPr>
        <w:t>-</w:t>
      </w:r>
      <w:r w:rsidRPr="00FC3AD8">
        <w:rPr>
          <w:lang w:val="pl-PL"/>
        </w:rPr>
        <w:t>warianty:</w:t>
      </w:r>
    </w:p>
    <w:p w14:paraId="27E554C5" w14:textId="77777777" w:rsidR="00FC3AD8" w:rsidRPr="00FC3AD8" w:rsidRDefault="00FC3AD8" w:rsidP="00FC3AD8">
      <w:pPr>
        <w:rPr>
          <w:lang w:val="pl-PL"/>
        </w:rPr>
      </w:pPr>
    </w:p>
    <w:p w14:paraId="23F1C7D5" w14:textId="03BD64C9" w:rsidR="00FC3AD8" w:rsidRDefault="00FC3AD8" w:rsidP="00FC3AD8">
      <w:r w:rsidRPr="00FC3AD8">
        <w:rPr>
          <w:lang w:val="pl-PL"/>
        </w:rPr>
        <w:lastRenderedPageBreak/>
        <w:t xml:space="preserve">         </w:t>
      </w:r>
      <w:r>
        <w:rPr>
          <w:noProof/>
        </w:rPr>
        <w:drawing>
          <wp:inline distT="0" distB="0" distL="0" distR="0" wp14:anchorId="7FA938A1" wp14:editId="78738B8C">
            <wp:extent cx="5019675" cy="39528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0E0C" w14:textId="77777777" w:rsidR="00FC3AD8" w:rsidRDefault="00FC3AD8" w:rsidP="00FC3AD8"/>
    <w:p w14:paraId="5103A9C4" w14:textId="09A5B2F9" w:rsidR="00FC3AD8" w:rsidRPr="00FC3AD8" w:rsidRDefault="009842E4" w:rsidP="00FC3AD8">
      <w:pPr>
        <w:rPr>
          <w:lang w:val="pl-PL"/>
        </w:rPr>
      </w:pPr>
      <w:r>
        <w:rPr>
          <w:lang w:val="pl-PL"/>
        </w:rPr>
        <w:t>Jak wspomnieliśmy wcześniej, p</w:t>
      </w:r>
      <w:r w:rsidR="00FC3AD8" w:rsidRPr="00FC3AD8">
        <w:rPr>
          <w:lang w:val="pl-PL"/>
        </w:rPr>
        <w:t xml:space="preserve">rzeglądarka </w:t>
      </w:r>
      <w:r>
        <w:rPr>
          <w:lang w:val="pl-PL"/>
        </w:rPr>
        <w:t>p</w:t>
      </w:r>
      <w:r w:rsidR="00FC3AD8" w:rsidRPr="00FC3AD8">
        <w:rPr>
          <w:lang w:val="pl-PL"/>
        </w:rPr>
        <w:t xml:space="preserve">artii </w:t>
      </w:r>
      <w:r>
        <w:rPr>
          <w:lang w:val="pl-PL"/>
        </w:rPr>
        <w:t>m</w:t>
      </w:r>
      <w:r w:rsidR="00FC3AD8" w:rsidRPr="00FC3AD8">
        <w:rPr>
          <w:lang w:val="pl-PL"/>
        </w:rPr>
        <w:t>istrzowskich umożliwia importowanie partii bezpośrednio z Lichess:</w:t>
      </w:r>
    </w:p>
    <w:p w14:paraId="1494A204" w14:textId="77777777" w:rsidR="00FC3AD8" w:rsidRPr="00FC3AD8" w:rsidRDefault="00FC3AD8" w:rsidP="00FC3AD8">
      <w:pPr>
        <w:rPr>
          <w:lang w:val="pl-PL"/>
        </w:rPr>
      </w:pPr>
    </w:p>
    <w:p w14:paraId="251836D1" w14:textId="514F5D49" w:rsidR="00FC3AD8" w:rsidRDefault="00FC3AD8" w:rsidP="00FC3AD8">
      <w:r w:rsidRPr="00FC3AD8">
        <w:rPr>
          <w:lang w:val="pl-PL"/>
        </w:rPr>
        <w:lastRenderedPageBreak/>
        <w:t xml:space="preserve">          </w:t>
      </w:r>
      <w:r>
        <w:rPr>
          <w:noProof/>
        </w:rPr>
        <w:drawing>
          <wp:inline distT="0" distB="0" distL="0" distR="0" wp14:anchorId="19EE7552" wp14:editId="3FA252CD">
            <wp:extent cx="4981575" cy="40671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AEB8" w14:textId="5DC3F621" w:rsidR="00FC3AD8" w:rsidRPr="006B2932" w:rsidRDefault="006B2932" w:rsidP="00FC3AD8">
      <w:pPr>
        <w:rPr>
          <w:lang w:val="pl-PL"/>
        </w:rPr>
      </w:pPr>
      <w:r w:rsidRPr="006B2932">
        <w:rPr>
          <w:lang w:val="pl-PL"/>
        </w:rPr>
        <w:t xml:space="preserve">Warto w tym miejscu </w:t>
      </w:r>
      <w:r>
        <w:rPr>
          <w:lang w:val="pl-PL"/>
        </w:rPr>
        <w:t xml:space="preserve">zauważyć, że </w:t>
      </w:r>
      <w:r w:rsidR="009842E4">
        <w:rPr>
          <w:lang w:val="pl-PL"/>
        </w:rPr>
        <w:t>p</w:t>
      </w:r>
      <w:r>
        <w:rPr>
          <w:lang w:val="pl-PL"/>
        </w:rPr>
        <w:t xml:space="preserve">odręczniki, to pliki w rozszerzonym formacie PGN. Oznacza to, że można je wczytać w innych przeglądarkach PGN, np. załadować na stronę </w:t>
      </w:r>
      <w:r w:rsidR="009842E4">
        <w:rPr>
          <w:lang w:val="pl-PL"/>
        </w:rPr>
        <w:t>l</w:t>
      </w:r>
      <w:r>
        <w:rPr>
          <w:lang w:val="pl-PL"/>
        </w:rPr>
        <w:t>ichess.org. Oczywiście te narzędzia nie wyświetlą struktury podręcznika, a jedynie warianty, partie i ćwiczenia</w:t>
      </w:r>
      <w:r w:rsidR="009842E4">
        <w:rPr>
          <w:lang w:val="pl-PL"/>
        </w:rPr>
        <w:t>.</w:t>
      </w:r>
    </w:p>
    <w:p w14:paraId="4E6A8490" w14:textId="77777777" w:rsidR="00FC3AD8" w:rsidRPr="00BC078A" w:rsidRDefault="00FC3AD8" w:rsidP="00F35F1F">
      <w:pPr>
        <w:pStyle w:val="Heading1"/>
        <w:rPr>
          <w:lang w:val="pl-PL"/>
        </w:rPr>
      </w:pPr>
      <w:r w:rsidRPr="00BC078A">
        <w:rPr>
          <w:lang w:val="pl-PL"/>
        </w:rPr>
        <w:t>Trening</w:t>
      </w:r>
    </w:p>
    <w:p w14:paraId="42A8333B" w14:textId="05CA45BD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 xml:space="preserve">Unikalną cechą </w:t>
      </w:r>
      <w:r w:rsidR="008F3E50">
        <w:rPr>
          <w:lang w:val="pl-PL"/>
        </w:rPr>
        <w:t xml:space="preserve">programu </w:t>
      </w:r>
      <w:r w:rsidRPr="00FC3AD8">
        <w:rPr>
          <w:lang w:val="pl-PL"/>
        </w:rPr>
        <w:t xml:space="preserve">Chess Forge jest możliwość rozpoczęcia treningu z dowolnej pozycji, gdzie użytkownik wykonuje ruch i w zależności od miejsca skąd trening był wywołany, program odpowiada ruchem z Teorii, Partii lub rozwiązania Ćwiczenia. Jeśli użytkownik zrobi ruch spoza podręcznika, program poinformuje o tym, zaoferuje szybki powrót do </w:t>
      </w:r>
      <w:r w:rsidR="009842E4">
        <w:rPr>
          <w:lang w:val="pl-PL"/>
        </w:rPr>
        <w:t>źródła</w:t>
      </w:r>
      <w:r w:rsidRPr="00FC3AD8">
        <w:rPr>
          <w:lang w:val="pl-PL"/>
        </w:rPr>
        <w:t xml:space="preserve"> i zacznie grać używając silnika. Jest do doskonały sposób na pogłębienie wiedzy jak </w:t>
      </w:r>
      <w:r w:rsidR="009842E4">
        <w:rPr>
          <w:lang w:val="pl-PL"/>
        </w:rPr>
        <w:t>kontynuować grę kiedy kończy się nasza wiedza książkowa</w:t>
      </w:r>
      <w:r w:rsidRPr="00FC3AD8">
        <w:rPr>
          <w:lang w:val="pl-PL"/>
        </w:rPr>
        <w:t>:</w:t>
      </w:r>
    </w:p>
    <w:p w14:paraId="49C22F81" w14:textId="77777777" w:rsidR="00FC3AD8" w:rsidRPr="00FC3AD8" w:rsidRDefault="00FC3AD8" w:rsidP="00FC3AD8">
      <w:pPr>
        <w:rPr>
          <w:lang w:val="pl-PL"/>
        </w:rPr>
      </w:pPr>
    </w:p>
    <w:p w14:paraId="39A5563C" w14:textId="3EED4B60" w:rsidR="00FC3AD8" w:rsidRDefault="00FC3AD8" w:rsidP="00FC3AD8">
      <w:r>
        <w:rPr>
          <w:noProof/>
        </w:rPr>
        <w:lastRenderedPageBreak/>
        <w:drawing>
          <wp:inline distT="0" distB="0" distL="0" distR="0" wp14:anchorId="6C1795F1" wp14:editId="39F674D8">
            <wp:extent cx="5943600" cy="37528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04A1" w14:textId="77777777" w:rsidR="00FC3AD8" w:rsidRDefault="00FC3AD8" w:rsidP="00FC3AD8"/>
    <w:p w14:paraId="2AC05D3F" w14:textId="77777777" w:rsidR="00FC3AD8" w:rsidRDefault="00FC3AD8" w:rsidP="00FC3AD8"/>
    <w:p w14:paraId="30C5FBAD" w14:textId="77777777" w:rsidR="00FC3AD8" w:rsidRPr="004176E3" w:rsidRDefault="00FC3AD8" w:rsidP="00F35F1F">
      <w:pPr>
        <w:pStyle w:val="Heading1"/>
        <w:rPr>
          <w:lang w:val="pl-PL"/>
        </w:rPr>
      </w:pPr>
      <w:r w:rsidRPr="004176E3">
        <w:rPr>
          <w:lang w:val="pl-PL"/>
        </w:rPr>
        <w:t>Rozwiązywanie Ćwiczeń</w:t>
      </w:r>
    </w:p>
    <w:p w14:paraId="71659502" w14:textId="3D5402EE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 xml:space="preserve">Chess Forge umożliwia tworzenie ćwiczeń i wprowadzanie ich rozwiązań, łącznie z </w:t>
      </w:r>
      <w:r w:rsidR="001C6947">
        <w:rPr>
          <w:lang w:val="pl-PL"/>
        </w:rPr>
        <w:t xml:space="preserve">nadawaniem </w:t>
      </w:r>
      <w:r w:rsidRPr="00FC3AD8">
        <w:rPr>
          <w:lang w:val="pl-PL"/>
        </w:rPr>
        <w:t>punkt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za znalezienie </w:t>
      </w:r>
      <w:r w:rsidR="001C6947">
        <w:rPr>
          <w:lang w:val="pl-PL"/>
        </w:rPr>
        <w:t>właściwych</w:t>
      </w:r>
      <w:r w:rsidRPr="00FC3AD8">
        <w:rPr>
          <w:lang w:val="pl-PL"/>
        </w:rPr>
        <w:t xml:space="preserve"> ruch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. Korzystanie z ćwiczeń może przynieść wiele korzyści, jak na przykład: poprawę umiejętności taktycznych, rozwijanie umiejętności wizualizacyjnych, </w:t>
      </w:r>
      <w:r w:rsidR="008F3E50" w:rsidRPr="00FC3AD8">
        <w:rPr>
          <w:lang w:val="pl-PL"/>
        </w:rPr>
        <w:t>pogłębienie</w:t>
      </w:r>
      <w:r w:rsidRPr="00FC3AD8">
        <w:rPr>
          <w:lang w:val="pl-PL"/>
        </w:rPr>
        <w:t xml:space="preserve"> zdolności do rozpoznawania wzorców i stosowania ich we własnych partiach jak i poprawę koncentracji. Użytkownik może wybrać jeden z dwóch trybów rozwiązywania i próbować swoich sił:</w:t>
      </w:r>
    </w:p>
    <w:p w14:paraId="61125D25" w14:textId="77777777" w:rsidR="00FC3AD8" w:rsidRPr="00FC3AD8" w:rsidRDefault="00FC3AD8" w:rsidP="00FC3AD8">
      <w:pPr>
        <w:rPr>
          <w:lang w:val="pl-PL"/>
        </w:rPr>
      </w:pPr>
    </w:p>
    <w:p w14:paraId="188C322E" w14:textId="5491B09E" w:rsidR="00FC3AD8" w:rsidRDefault="00FC3AD8" w:rsidP="00FC3AD8">
      <w:r>
        <w:rPr>
          <w:noProof/>
        </w:rPr>
        <w:lastRenderedPageBreak/>
        <w:drawing>
          <wp:inline distT="0" distB="0" distL="0" distR="0" wp14:anchorId="5FE01F82" wp14:editId="69F419E1">
            <wp:extent cx="5943600" cy="310388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B1A" w14:textId="77777777" w:rsidR="00FC3AD8" w:rsidRDefault="00FC3AD8" w:rsidP="00FC3AD8"/>
    <w:p w14:paraId="70158DB8" w14:textId="77777777" w:rsidR="00FC3AD8" w:rsidRDefault="00FC3AD8" w:rsidP="00FC3AD8"/>
    <w:sectPr w:rsidR="00FC3AD8" w:rsidSect="00863FBD">
      <w:pgSz w:w="12240" w:h="15840"/>
      <w:pgMar w:top="1440" w:right="1440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06612"/>
    <w:multiLevelType w:val="hybridMultilevel"/>
    <w:tmpl w:val="29028168"/>
    <w:lvl w:ilvl="0" w:tplc="763C50B8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34867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dyta Rozycki">
    <w15:presenceInfo w15:providerId="AD" w15:userId="S::Edyta@inecta.com::c4672add-078c-4f82-a9e0-a437f512b1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D9"/>
    <w:rsid w:val="000004D9"/>
    <w:rsid w:val="000A6A34"/>
    <w:rsid w:val="000B5618"/>
    <w:rsid w:val="00104771"/>
    <w:rsid w:val="001078B4"/>
    <w:rsid w:val="001875D6"/>
    <w:rsid w:val="001912F0"/>
    <w:rsid w:val="001C6947"/>
    <w:rsid w:val="00212404"/>
    <w:rsid w:val="00273C9D"/>
    <w:rsid w:val="002F39B2"/>
    <w:rsid w:val="00322BA8"/>
    <w:rsid w:val="00354011"/>
    <w:rsid w:val="004176E3"/>
    <w:rsid w:val="00424B2F"/>
    <w:rsid w:val="00441661"/>
    <w:rsid w:val="005B2B99"/>
    <w:rsid w:val="006B2932"/>
    <w:rsid w:val="006D45D9"/>
    <w:rsid w:val="006E6244"/>
    <w:rsid w:val="006F0E0F"/>
    <w:rsid w:val="0076023F"/>
    <w:rsid w:val="007B2174"/>
    <w:rsid w:val="007C01A8"/>
    <w:rsid w:val="007C073B"/>
    <w:rsid w:val="00863FBD"/>
    <w:rsid w:val="00864F19"/>
    <w:rsid w:val="008B7D88"/>
    <w:rsid w:val="008F3E50"/>
    <w:rsid w:val="00966E47"/>
    <w:rsid w:val="009842E4"/>
    <w:rsid w:val="0099760B"/>
    <w:rsid w:val="009C343E"/>
    <w:rsid w:val="00A2178D"/>
    <w:rsid w:val="00A34423"/>
    <w:rsid w:val="00A471BE"/>
    <w:rsid w:val="00BC078A"/>
    <w:rsid w:val="00C45CC9"/>
    <w:rsid w:val="00CB742B"/>
    <w:rsid w:val="00CF2588"/>
    <w:rsid w:val="00D02E93"/>
    <w:rsid w:val="00D20E87"/>
    <w:rsid w:val="00D464BB"/>
    <w:rsid w:val="00D5136D"/>
    <w:rsid w:val="00D912FC"/>
    <w:rsid w:val="00E72845"/>
    <w:rsid w:val="00E85AD0"/>
    <w:rsid w:val="00EC46FD"/>
    <w:rsid w:val="00F35F1F"/>
    <w:rsid w:val="00F4363F"/>
    <w:rsid w:val="00F84904"/>
    <w:rsid w:val="00FC3AD8"/>
    <w:rsid w:val="00FE2F58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A7A2"/>
  <w15:chartTrackingRefBased/>
  <w15:docId w15:val="{130F8FDF-EC34-4619-A9CB-0907C0E9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2F0"/>
  </w:style>
  <w:style w:type="paragraph" w:styleId="Heading1">
    <w:name w:val="heading 1"/>
    <w:basedOn w:val="Normal"/>
    <w:next w:val="Normal"/>
    <w:link w:val="Heading1Char"/>
    <w:uiPriority w:val="9"/>
    <w:qFormat/>
    <w:rsid w:val="001912F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2F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2F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2F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2F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2F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2F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2F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2F0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A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12F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912F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912F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2F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2F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2F0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2F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2F0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2F0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2F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12F0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2F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2F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912F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1912F0"/>
    <w:rPr>
      <w:i/>
      <w:iCs/>
      <w:color w:val="auto"/>
    </w:rPr>
  </w:style>
  <w:style w:type="paragraph" w:styleId="NoSpacing">
    <w:name w:val="No Spacing"/>
    <w:uiPriority w:val="1"/>
    <w:qFormat/>
    <w:rsid w:val="001912F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912F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2F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2F0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912F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912F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912F0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912F0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1912F0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12F0"/>
    <w:pPr>
      <w:outlineLvl w:val="9"/>
    </w:pPr>
  </w:style>
  <w:style w:type="paragraph" w:styleId="Revision">
    <w:name w:val="Revision"/>
    <w:hidden/>
    <w:uiPriority w:val="99"/>
    <w:semiHidden/>
    <w:rsid w:val="00A2178D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95774.432177F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7.png@01D9577B.5F149A80" TargetMode="External"/><Relationship Id="rId7" Type="http://schemas.openxmlformats.org/officeDocument/2006/relationships/image" Target="cid:image005.png@01D95778.CA60E4E0" TargetMode="External"/><Relationship Id="rId12" Type="http://schemas.openxmlformats.org/officeDocument/2006/relationships/image" Target="media/image4.png"/><Relationship Id="rId17" Type="http://schemas.openxmlformats.org/officeDocument/2006/relationships/image" Target="cid:image004.png@01D95776.BAEC35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mage002.png@01D95764.8D47CF6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cid:image003.png@01D95775.D96B5360" TargetMode="External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cid:image009.png@01D95780.78FD0AE0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6.png@01D95779.3C45D89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A0163-ACE8-4845-97CC-8FA690E99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10002</TotalTime>
  <Pages>9</Pages>
  <Words>994</Words>
  <Characters>5672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Rozycki</dc:creator>
  <cp:keywords/>
  <dc:description/>
  <cp:lastModifiedBy>Edyta Rozycki</cp:lastModifiedBy>
  <cp:revision>55</cp:revision>
  <dcterms:created xsi:type="dcterms:W3CDTF">2023-03-20T09:38:00Z</dcterms:created>
  <dcterms:modified xsi:type="dcterms:W3CDTF">2023-03-28T11:09:00Z</dcterms:modified>
</cp:coreProperties>
</file>